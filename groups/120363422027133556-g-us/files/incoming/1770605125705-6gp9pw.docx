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left"/>
        <w:rPr>
          <w:rFonts w:ascii="Helvetica Neue" w:cs="Helvetica Neue" w:hAnsi="Helvetica Neue" w:eastAsia="Helvetica Neue"/>
        </w:rPr>
      </w:pPr>
      <w:r>
        <w:rPr>
          <w:b w:val="0"/>
          <w:bCs w:val="0"/>
          <w:rtl w:val="0"/>
          <w:lang w:val="en-US"/>
        </w:rPr>
        <w:t xml:space="preserve">                                                 </w:t>
      </w:r>
      <w:r>
        <w:rPr>
          <w:rFonts w:ascii="Helvetica Neue" w:hAnsi="Helvetica Neue"/>
          <w:b w:val="0"/>
          <w:bCs w:val="0"/>
          <w:rtl w:val="0"/>
          <w:lang w:val="en-US"/>
        </w:rPr>
        <w:t xml:space="preserve"> </w:t>
      </w:r>
      <w:r>
        <w:rPr>
          <w:rFonts w:ascii="Helvetica Neue" w:hAnsi="Helvetica Neue"/>
          <w:rtl w:val="0"/>
          <w:lang w:val="en-US"/>
        </w:rPr>
        <w:t>DEED OF ABSOLUTE SALE</w:t>
      </w:r>
    </w:p>
    <w:p>
      <w:pPr>
        <w:pStyle w:val="Title"/>
        <w:jc w:val="left"/>
        <w:rPr>
          <w:b w:val="0"/>
          <w:bCs w:val="0"/>
        </w:rPr>
      </w:pPr>
    </w:p>
    <w:p>
      <w:pPr>
        <w:pStyle w:val="Normal.0"/>
        <w:jc w:val="center"/>
      </w:pPr>
    </w:p>
    <w:p>
      <w:pPr>
        <w:pStyle w:val="Normal.0"/>
        <w:jc w:val="both"/>
        <w:rPr>
          <w:rFonts w:ascii="Helvetica Neue" w:cs="Helvetica Neue" w:hAnsi="Helvetica Neue" w:eastAsia="Helvetica Neue"/>
        </w:rPr>
      </w:pPr>
      <w:r>
        <w:rPr>
          <w:rFonts w:ascii="Helvetica Neue" w:hAnsi="Helvetica Neue"/>
          <w:rtl w:val="0"/>
          <w:lang w:val="en-US"/>
        </w:rPr>
        <w:t>KNOW ALL MEN BY THESE PRESENTS:</w:t>
      </w:r>
    </w:p>
    <w:p>
      <w:pPr>
        <w:pStyle w:val="Normal.0"/>
        <w:jc w:val="both"/>
        <w:rPr>
          <w:rFonts w:ascii="Helvetica Neue" w:cs="Helvetica Neue" w:hAnsi="Helvetica Neue" w:eastAsia="Helvetica Neue"/>
        </w:rPr>
      </w:pPr>
    </w:p>
    <w:p>
      <w:pPr>
        <w:pStyle w:val="Normal.0"/>
        <w:jc w:val="both"/>
        <w:rPr>
          <w:rFonts w:ascii="Helvetica Neue" w:cs="Helvetica Neue" w:hAnsi="Helvetica Neue" w:eastAsia="Helvetica Neue"/>
        </w:rPr>
      </w:pPr>
      <w:r>
        <w:rPr>
          <w:rFonts w:ascii="Helvetica Neue" w:hAnsi="Helvetica Neue"/>
          <w:rtl w:val="0"/>
          <w:lang w:val="en-US"/>
        </w:rPr>
        <w:t xml:space="preserve">         This Deed of Absolute Sale, made and entered into this </w:t>
      </w:r>
      <w:del w:id="0" w:date="2026-02-05T09:41:09Z" w:author="Xander Verceles">
        <w:r>
          <w:rPr>
            <w:rFonts w:ascii="Helvetica Neue" w:hAnsi="Helvetica Neue"/>
            <w:rtl w:val="0"/>
            <w:lang w:val="en-US"/>
          </w:rPr>
          <w:delText>6th</w:delText>
        </w:r>
      </w:del>
      <w:ins w:id="1" w:date="2026-02-05T09:41:09Z" w:author="Xander Verceles">
        <w:r>
          <w:rPr>
            <w:rFonts w:ascii="Helvetica Neue" w:hAnsi="Helvetica Neue"/>
            <w:rtl w:val="0"/>
            <w:lang w:val="en-US"/>
          </w:rPr>
          <w:t>__</w:t>
        </w:r>
      </w:ins>
      <w:r>
        <w:rPr>
          <w:rFonts w:ascii="Helvetica Neue" w:hAnsi="Helvetica Neue"/>
          <w:rtl w:val="0"/>
          <w:lang w:val="en-US"/>
        </w:rPr>
        <w:t xml:space="preserve"> day of </w:t>
      </w:r>
      <w:del w:id="2" w:date="2026-02-05T09:41:12Z" w:author="Xander Verceles">
        <w:r>
          <w:rPr>
            <w:rFonts w:ascii="Helvetica Neue" w:hAnsi="Helvetica Neue"/>
            <w:rtl w:val="0"/>
            <w:lang w:val="en-US"/>
          </w:rPr>
          <w:delText>January</w:delText>
        </w:r>
      </w:del>
      <w:ins w:id="3" w:date="2026-02-05T09:41:13Z" w:author="Xander Verceles">
        <w:r>
          <w:rPr>
            <w:rFonts w:ascii="Helvetica Neue" w:hAnsi="Helvetica Neue"/>
            <w:rtl w:val="0"/>
            <w:lang w:val="en-US"/>
          </w:rPr>
          <w:t>February</w:t>
        </w:r>
      </w:ins>
      <w:r>
        <w:rPr>
          <w:rFonts w:ascii="Helvetica Neue" w:hAnsi="Helvetica Neue"/>
          <w:rtl w:val="0"/>
          <w:lang w:val="en-US"/>
        </w:rPr>
        <w:t xml:space="preserve">, 2026, by and between:  </w:t>
      </w:r>
    </w:p>
    <w:p>
      <w:pPr>
        <w:pStyle w:val="Normal.0"/>
        <w:jc w:val="both"/>
      </w:pPr>
    </w:p>
    <w:p>
      <w:pPr>
        <w:pStyle w:val="Normal.0"/>
        <w:jc w:val="center"/>
        <w:rPr>
          <w:del w:id="4" w:date="2026-02-05T09:41:06Z" w:author="Xander Verceles"/>
        </w:rPr>
      </w:pPr>
      <w:del w:id="5" w:date="2026-02-05T09:41:06Z" w:author="Xander Verceles">
        <w:r>
          <w:rPr>
            <w:b w:val="1"/>
            <w:bCs w:val="1"/>
            <w:rtl w:val="0"/>
            <w:lang w:val="it-IT"/>
          </w:rPr>
          <w:delText>SPS. Clarissa Alvarez Buenaventura and Ryan Dulamal Nandwani</w:delText>
        </w:r>
      </w:del>
      <w:del w:id="6" w:date="2026-02-05T09:41:06Z" w:author="Xander Verceles">
        <w:r>
          <w:rPr>
            <w:b w:val="1"/>
            <w:bCs w:val="1"/>
            <w:rtl w:val="0"/>
            <w:lang w:val="en-US"/>
          </w:rPr>
          <w:delText xml:space="preserve"> , of legal age, married, Filipino Citizens, </w:delText>
        </w:r>
      </w:del>
      <w:del w:id="7" w:date="2026-02-05T09:41:06Z" w:author="Xander Verceles">
        <w:r>
          <w:rPr>
            <w:rtl w:val="0"/>
            <w:lang w:val="en-US"/>
          </w:rPr>
          <w:delText xml:space="preserve">with residential address at Blk 8 Alexandra View, The Metropolitan Singapore, 158747 , herein duly represented by attorney-in-fact </w:delText>
        </w:r>
      </w:del>
      <w:del w:id="8" w:date="2026-02-05T09:41:06Z" w:author="Xander Verceles">
        <w:r>
          <w:rPr>
            <w:b w:val="1"/>
            <w:bCs w:val="1"/>
            <w:rtl w:val="0"/>
            <w:lang w:val="es-ES_tradnl"/>
          </w:rPr>
          <w:delText>Agnes Alvarez Buenaventura,</w:delText>
        </w:r>
      </w:del>
      <w:del w:id="9" w:date="2026-02-05T09:41:06Z" w:author="Xander Verceles">
        <w:r>
          <w:rPr>
            <w:rtl w:val="0"/>
            <w:lang w:val="en-US"/>
          </w:rPr>
          <w:delText xml:space="preserve"> under Special Power of Attourney executed on August 5, 2025 and identified as Doc. No. 9497, Book No: 1, Series of 2025 of Consul Joy Anne B. Lai, of the Republic of the Philippines in and for Singapore. </w:delText>
        </w:r>
      </w:del>
    </w:p>
    <w:p>
      <w:pPr>
        <w:pStyle w:val="Default"/>
        <w:spacing w:before="0" w:line="240" w:lineRule="auto"/>
        <w:jc w:val="center"/>
        <w:rPr>
          <w:del w:id="10" w:date="2026-02-05T09:41:06Z" w:author="Xander Verceles"/>
          <w:rFonts w:ascii="Times New Roman" w:cs="Times New Roman" w:hAnsi="Times New Roman" w:eastAsia="Times New Roman"/>
        </w:rPr>
      </w:pPr>
      <w:del w:id="11" w:date="2026-02-05T09:41:06Z" w:author="Xander Verceles">
        <w:r>
          <w:rPr>
            <w:rFonts w:ascii="Times New Roman" w:hAnsi="Times New Roman"/>
            <w:rtl w:val="0"/>
            <w:lang w:val="en-US"/>
          </w:rPr>
          <w:delText xml:space="preserve">Filipino of legal age, hereinafter referred to as the  </w:delText>
        </w:r>
      </w:del>
      <w:del w:id="12" w:date="2026-02-05T09:41:06Z" w:author="Xander Verceles">
        <w:r>
          <w:rPr>
            <w:rFonts w:ascii="Arial Unicode MS" w:hAnsi="Arial Unicode MS" w:hint="default"/>
            <w:rtl w:val="1"/>
            <w:lang w:val="ar-SA" w:bidi="ar-SA"/>
          </w:rPr>
          <w:delText>“</w:delText>
        </w:r>
      </w:del>
      <w:del w:id="13" w:date="2026-02-05T09:41:06Z" w:author="Xander Verceles">
        <w:r>
          <w:rPr>
            <w:rFonts w:ascii="Times New Roman" w:hAnsi="Times New Roman"/>
            <w:b w:val="1"/>
            <w:bCs w:val="1"/>
            <w:rtl w:val="0"/>
            <w:lang w:val="de-DE"/>
          </w:rPr>
          <w:delText>SELLER</w:delText>
        </w:r>
      </w:del>
      <w:del w:id="14" w:date="2026-02-05T09:41:06Z" w:author="Xander Verceles">
        <w:r>
          <w:rPr>
            <w:rFonts w:ascii="Times New Roman" w:hAnsi="Times New Roman" w:hint="default"/>
            <w:b w:val="1"/>
            <w:bCs w:val="1"/>
            <w:rtl w:val="0"/>
            <w:lang w:val="en-US"/>
          </w:rPr>
          <w:delText>”</w:delText>
        </w:r>
      </w:del>
    </w:p>
    <w:p>
      <w:pPr>
        <w:pStyle w:val="Normal.0"/>
        <w:rPr>
          <w:ins w:id="15" w:date="2026-02-05T09:41:06Z" w:author="Xander Verceles"/>
          <w:rFonts w:ascii="Helvetica Neue" w:cs="Helvetica Neue" w:hAnsi="Helvetica Neue" w:eastAsia="Helvetica Neue"/>
          <w:b w:val="1"/>
          <w:bCs w:val="1"/>
        </w:rPr>
      </w:pPr>
      <w:ins w:id="16" w:date="2026-02-05T09:41:06Z" w:author="Xander Verceles">
        <w:r>
          <w:rPr>
            <w:rFonts w:ascii="Helvetica Neue" w:hAnsi="Helvetica Neue"/>
            <w:rtl w:val="0"/>
            <w:lang w:val="en-US"/>
          </w:rPr>
          <w:t>Christopher David T. Verceles</w:t>
        </w:r>
      </w:ins>
      <w:ins w:id="17" w:date="2026-02-05T09:41:06Z" w:author="Xander Verceles">
        <w:r>
          <w:rPr>
            <w:rFonts w:ascii="Helvetica Neue" w:hAnsi="Helvetica Neue"/>
            <w:b w:val="1"/>
            <w:bCs w:val="1"/>
            <w:rtl w:val="0"/>
            <w:lang w:val="en-US"/>
          </w:rPr>
          <w:t xml:space="preserve"> , </w:t>
        </w:r>
      </w:ins>
      <w:ins w:id="18" w:date="2026-02-05T09:41:06Z" w:author="Xander Verceles">
        <w:r>
          <w:rPr>
            <w:rFonts w:ascii="Helvetica Neue" w:hAnsi="Helvetica Neue"/>
            <w:rtl w:val="0"/>
            <w:lang w:val="en-US"/>
          </w:rPr>
          <w:t>of legal age, Filipino citizen, single; Lourdes Antonette Y. Tan,</w:t>
        </w:r>
      </w:ins>
      <w:ins w:id="19" w:date="2026-02-05T09:41:06Z" w:author="Xander Verceles">
        <w:r>
          <w:rPr>
            <w:rFonts w:ascii="Helvetica Neue" w:hAnsi="Helvetica Neue"/>
            <w:b w:val="1"/>
            <w:bCs w:val="1"/>
            <w:rtl w:val="0"/>
            <w:lang w:val="es-ES_tradnl"/>
          </w:rPr>
          <w:t xml:space="preserve"> </w:t>
        </w:r>
      </w:ins>
      <w:ins w:id="20" w:date="2026-02-05T09:41:06Z" w:author="Xander Verceles">
        <w:r>
          <w:rPr>
            <w:rFonts w:ascii="Helvetica Neue" w:hAnsi="Helvetica Neue"/>
            <w:rtl w:val="0"/>
            <w:lang w:val="en-US"/>
          </w:rPr>
          <w:t>of legal age,</w:t>
        </w:r>
      </w:ins>
      <w:ins w:id="21" w:date="2026-02-05T09:41:06Z" w:author="Xander Verceles">
        <w:r>
          <w:rPr>
            <w:rFonts w:ascii="Helvetica Neue" w:hAnsi="Helvetica Neue"/>
            <w:b w:val="1"/>
            <w:bCs w:val="1"/>
            <w:rtl w:val="0"/>
            <w:lang w:val="en-US"/>
          </w:rPr>
          <w:t xml:space="preserve"> </w:t>
        </w:r>
      </w:ins>
      <w:ins w:id="22" w:date="2026-02-05T09:41:06Z" w:author="Xander Verceles">
        <w:r>
          <w:rPr>
            <w:rFonts w:ascii="Helvetica Neue" w:hAnsi="Helvetica Neue"/>
            <w:rtl w:val="0"/>
            <w:lang w:val="en-US"/>
          </w:rPr>
          <w:t>Filipino citizen</w:t>
        </w:r>
      </w:ins>
      <w:ins w:id="23" w:date="2026-02-05T09:41:06Z" w:author="Xander Verceles">
        <w:r>
          <w:rPr>
            <w:rFonts w:ascii="Helvetica Neue" w:hAnsi="Helvetica Neue"/>
            <w:rtl w:val="0"/>
            <w:lang w:val="de-DE"/>
          </w:rPr>
          <w:t xml:space="preserve">, </w:t>
        </w:r>
      </w:ins>
      <w:ins w:id="24" w:date="2026-02-05T09:41:06Z" w:author="Xander Verceles">
        <w:r>
          <w:rPr>
            <w:rFonts w:ascii="Helvetica Neue" w:hAnsi="Helvetica Neue"/>
            <w:rtl w:val="0"/>
            <w:lang w:val="en-US"/>
          </w:rPr>
          <w:t xml:space="preserve">single with address at 2518 One Rockwell East, Hidalgo Drive, Makati City and hereinafter referred to as the </w:t>
        </w:r>
      </w:ins>
      <w:ins w:id="25" w:date="2026-02-05T09:41:06Z" w:author="Xander Verceles">
        <w:r>
          <w:rPr>
            <w:rFonts w:ascii="Helvetica Neue" w:hAnsi="Helvetica Neue" w:hint="default"/>
            <w:rtl w:val="0"/>
            <w:lang w:val="en-US"/>
          </w:rPr>
          <w:t>“</w:t>
        </w:r>
      </w:ins>
      <w:ins w:id="26" w:date="2026-02-05T09:41:06Z" w:author="Xander Verceles">
        <w:r>
          <w:rPr>
            <w:rFonts w:ascii="Helvetica Neue" w:hAnsi="Helvetica Neue"/>
            <w:b w:val="1"/>
            <w:bCs w:val="1"/>
            <w:rtl w:val="0"/>
            <w:lang w:val="de-DE"/>
          </w:rPr>
          <w:t>SELLER</w:t>
        </w:r>
      </w:ins>
      <w:ins w:id="27" w:date="2026-02-05T09:41:06Z" w:author="Xander Verceles">
        <w:r>
          <w:rPr>
            <w:rFonts w:ascii="Helvetica Neue" w:hAnsi="Helvetica Neue" w:hint="default"/>
            <w:rtl w:val="0"/>
            <w:lang w:val="en-US"/>
          </w:rPr>
          <w:t>”</w:t>
        </w:r>
      </w:ins>
      <w:ins w:id="28" w:date="2026-02-05T09:41:06Z" w:author="Xander Verceles">
        <w:r>
          <w:rPr>
            <w:rFonts w:ascii="Helvetica Neue" w:hAnsi="Helvetica Neue"/>
            <w:rtl w:val="0"/>
            <w:lang w:val="de-DE"/>
          </w:rPr>
          <w:t>;</w:t>
        </w:r>
      </w:ins>
    </w:p>
    <w:p>
      <w:pPr>
        <w:pStyle w:val="Normal.0"/>
        <w:rPr>
          <w:ins w:id="29" w:date="2026-02-05T09:41:06Z" w:author="Xander Verceles"/>
          <w:rFonts w:ascii="Helvetica Neue" w:cs="Helvetica Neue" w:hAnsi="Helvetica Neue" w:eastAsia="Helvetica Neue"/>
        </w:rPr>
      </w:pPr>
    </w:p>
    <w:p>
      <w:pPr>
        <w:pStyle w:val="Normal.0"/>
        <w:rPr>
          <w:ins w:id="30" w:date="2026-02-05T09:41:06Z" w:author="Xander Verceles"/>
          <w:rFonts w:ascii="Helvetica Neue" w:cs="Helvetica Neue" w:hAnsi="Helvetica Neue" w:eastAsia="Helvetica Neue"/>
        </w:rPr>
      </w:pPr>
      <w:ins w:id="31" w:date="2026-02-05T09:41:06Z" w:author="Xander Verceles">
        <w:r>
          <w:rPr>
            <w:rFonts w:ascii="Helvetica Neue" w:hAnsi="Helvetica Neue"/>
            <w:rtl w:val="0"/>
            <w:lang w:val="en-US"/>
          </w:rPr>
          <w:t>and</w:t>
        </w:r>
      </w:ins>
    </w:p>
    <w:p>
      <w:pPr>
        <w:pStyle w:val="Normal.0"/>
        <w:rPr>
          <w:ins w:id="32" w:date="2026-02-05T09:41:06Z" w:author="Xander Verceles"/>
          <w:rFonts w:ascii="Helvetica Neue" w:cs="Helvetica Neue" w:hAnsi="Helvetica Neue" w:eastAsia="Helvetica Neue"/>
        </w:rPr>
      </w:pPr>
    </w:p>
    <w:p>
      <w:pPr>
        <w:pStyle w:val="Normal.0"/>
        <w:rPr>
          <w:ins w:id="33" w:date="2026-02-05T09:41:06Z" w:author="Xander Verceles"/>
          <w:rFonts w:ascii="Helvetica Neue" w:cs="Helvetica Neue" w:hAnsi="Helvetica Neue" w:eastAsia="Helvetica Neue"/>
          <w:b w:val="1"/>
          <w:bCs w:val="1"/>
        </w:rPr>
      </w:pPr>
      <w:ins w:id="34" w:date="2026-02-05T09:41:06Z" w:author="Xander Verceles">
        <w:r>
          <w:rPr>
            <w:rFonts w:ascii="Helvetica Neue" w:hAnsi="Helvetica Neue"/>
            <w:rtl w:val="0"/>
            <w:lang w:val="en-US"/>
          </w:rPr>
          <w:t xml:space="preserve">Dinah Imelda I. Ramos of legal age, Filipino citizen, single with address at 215 Gen Bautista St. Imus Cavite, and hereinafter referred to as the </w:t>
        </w:r>
      </w:ins>
      <w:ins w:id="35" w:date="2026-02-05T09:41:06Z" w:author="Xander Verceles">
        <w:r>
          <w:rPr>
            <w:rFonts w:ascii="Helvetica Neue" w:hAnsi="Helvetica Neue" w:hint="default"/>
            <w:rtl w:val="0"/>
            <w:lang w:val="en-US"/>
          </w:rPr>
          <w:t>“</w:t>
        </w:r>
      </w:ins>
      <w:ins w:id="36" w:date="2026-02-05T09:41:06Z" w:author="Xander Verceles">
        <w:r>
          <w:rPr>
            <w:rFonts w:ascii="Helvetica Neue" w:hAnsi="Helvetica Neue"/>
            <w:b w:val="1"/>
            <w:bCs w:val="1"/>
            <w:rtl w:val="0"/>
            <w:lang w:val="de-DE"/>
          </w:rPr>
          <w:t>BUYER</w:t>
        </w:r>
      </w:ins>
      <w:ins w:id="37" w:date="2026-02-05T09:41:06Z" w:author="Xander Verceles">
        <w:r>
          <w:rPr>
            <w:rFonts w:ascii="Helvetica Neue" w:hAnsi="Helvetica Neue" w:hint="default"/>
            <w:rtl w:val="0"/>
            <w:lang w:val="en-US"/>
          </w:rPr>
          <w:t>”</w:t>
        </w:r>
      </w:ins>
      <w:ins w:id="38" w:date="2026-02-05T09:41:06Z" w:author="Xander Verceles">
        <w:r>
          <w:rPr>
            <w:rFonts w:ascii="Helvetica Neue" w:hAnsi="Helvetica Neue"/>
            <w:rtl w:val="0"/>
            <w:lang w:val="de-DE"/>
          </w:rPr>
          <w:t>;</w:t>
        </w:r>
      </w:ins>
    </w:p>
    <w:p>
      <w:pPr>
        <w:pStyle w:val="Normal.0"/>
        <w:ind w:left="360" w:right="720" w:firstLine="0"/>
        <w:jc w:val="center"/>
        <w:rPr>
          <w:ins w:id="39" w:date="2026-02-05T09:41:06Z" w:author="Xander Verceles"/>
          <w:rFonts w:ascii="Helvetica Neue" w:cs="Helvetica Neue" w:hAnsi="Helvetica Neue" w:eastAsia="Helvetica Neue"/>
          <w:b w:val="1"/>
          <w:bCs w:val="1"/>
          <w:caps w:val="0"/>
          <w:smallCaps w:val="0"/>
          <w:strike w:val="0"/>
          <w:dstrike w:val="0"/>
          <w:outline w:val="0"/>
          <w:color w:val="000000"/>
          <w:spacing w:val="0"/>
          <w:kern w:val="0"/>
          <w:position w:val="0"/>
          <w:u w:val="none" w:color="000000"/>
          <w:shd w:val="nil" w:color="auto" w:fill="auto"/>
          <w:vertAlign w:val="baseline"/>
          <w:lang w:val="de-DE"/>
          <w14:textOutline w14:w="12700" w14:cap="flat">
            <w14:noFill/>
            <w14:miter w14:lim="400000"/>
          </w14:textOutline>
          <w14:textFill>
            <w14:solidFill>
              <w14:srgbClr w14:val="000000"/>
            </w14:solidFill>
          </w14:textFill>
        </w:rPr>
      </w:pPr>
    </w:p>
    <w:p>
      <w:pPr>
        <w:pStyle w:val="Normal.0"/>
        <w:tabs>
          <w:tab w:val="left" w:pos="567"/>
        </w:tabs>
        <w:ind w:left="567" w:firstLine="0"/>
        <w:jc w:val="both"/>
      </w:pPr>
    </w:p>
    <w:p>
      <w:pPr>
        <w:pStyle w:val="Normal.0"/>
        <w:tabs>
          <w:tab w:val="left" w:pos="567"/>
        </w:tabs>
        <w:ind w:left="567" w:firstLine="0"/>
        <w:jc w:val="center"/>
        <w:rPr>
          <w:del w:id="40" w:date="2026-02-05T09:41:17Z" w:author="Xander Verceles"/>
        </w:rPr>
      </w:pPr>
      <w:del w:id="41" w:date="2026-02-05T09:41:17Z" w:author="Xander Verceles">
        <w:r>
          <w:rPr>
            <w:rtl w:val="0"/>
            <w:lang w:val="en-US"/>
          </w:rPr>
          <w:delText>-and-</w:delText>
        </w:r>
      </w:del>
    </w:p>
    <w:p>
      <w:pPr>
        <w:pStyle w:val="Normal.0"/>
        <w:tabs>
          <w:tab w:val="left" w:pos="567"/>
        </w:tabs>
        <w:ind w:left="567" w:firstLine="0"/>
        <w:jc w:val="both"/>
        <w:rPr>
          <w:del w:id="42" w:date="2026-02-05T09:41:17Z" w:author="Xander Verceles"/>
        </w:rPr>
      </w:pPr>
      <w:del w:id="43" w:date="2026-02-05T09:41:17Z" w:author="Xander Verceles">
        <w:r>
          <w:rPr>
            <w:rtl w:val="0"/>
            <w:lang w:val="en-US"/>
          </w:rPr>
          <w:delText>​</w:delText>
        </w:r>
      </w:del>
    </w:p>
    <w:p>
      <w:pPr>
        <w:pStyle w:val="Normal.0"/>
        <w:jc w:val="both"/>
        <w:rPr>
          <w:del w:id="44" w:date="2026-02-05T09:41:17Z" w:author="Xander Verceles"/>
          <w:b w:val="1"/>
          <w:bCs w:val="1"/>
        </w:rPr>
      </w:pPr>
      <w:del w:id="45" w:date="2026-02-05T09:41:17Z" w:author="Xander Verceles">
        <w:r>
          <w:rPr>
            <w:b w:val="1"/>
            <w:bCs w:val="1"/>
            <w:rtl w:val="0"/>
            <w:lang w:val="en-US"/>
          </w:rPr>
          <w:delText>Marie Christine P. Ledesma-Ong, married to Joel Francisco H. Ong, Alexis Perez de Tagle Ledesma, married to Ma. Amparo M. Ledesma, Marie Czarina Celestene P. Ledesma, married to Royston Toribio A. Cabu</w:delText>
        </w:r>
      </w:del>
      <w:del w:id="46" w:date="2026-02-05T09:41:17Z" w:author="Xander Verceles">
        <w:r>
          <w:rPr>
            <w:b w:val="1"/>
            <w:bCs w:val="1"/>
            <w:rtl w:val="0"/>
            <w:lang w:val="en-US"/>
          </w:rPr>
          <w:delText>ñ</w:delText>
        </w:r>
      </w:del>
      <w:del w:id="47" w:date="2026-02-05T09:41:17Z" w:author="Xander Verceles">
        <w:r>
          <w:rPr>
            <w:b w:val="1"/>
            <w:bCs w:val="1"/>
            <w:rtl w:val="0"/>
            <w:lang w:val="en-US"/>
          </w:rPr>
          <w:delText xml:space="preserve">ag, </w:delText>
        </w:r>
      </w:del>
      <w:del w:id="48" w:date="2026-02-05T09:41:17Z" w:author="Xander Verceles">
        <w:r>
          <w:rPr>
            <w:rtl w:val="0"/>
            <w:lang w:val="en-US"/>
          </w:rPr>
          <w:delText>Filipinos</w:delText>
        </w:r>
      </w:del>
      <w:del w:id="49" w:date="2026-02-05T09:41:17Z" w:author="Xander Verceles">
        <w:r>
          <w:rPr>
            <w:b w:val="1"/>
            <w:bCs w:val="1"/>
            <w:rtl w:val="0"/>
            <w:lang w:val="en-US"/>
          </w:rPr>
          <w:delText xml:space="preserve">, </w:delText>
        </w:r>
      </w:del>
      <w:del w:id="50" w:date="2026-02-05T09:41:17Z" w:author="Xander Verceles">
        <w:r>
          <w:rPr>
            <w:rtl w:val="0"/>
            <w:lang w:val="en-US"/>
          </w:rPr>
          <w:delText xml:space="preserve">of legal age, all with postal address at 4566 Molina Street, Brgy. Poblacion, Makati City hereinafter referred to as the </w:delText>
        </w:r>
      </w:del>
      <w:del w:id="51" w:date="2026-02-05T09:41:17Z" w:author="Xander Verceles">
        <w:r>
          <w:rPr>
            <w:b w:val="1"/>
            <w:bCs w:val="1"/>
            <w:rtl w:val="1"/>
            <w:lang w:val="ar-SA" w:bidi="ar-SA"/>
          </w:rPr>
          <w:delText>“</w:delText>
        </w:r>
      </w:del>
      <w:del w:id="52" w:date="2026-02-05T09:41:17Z" w:author="Xander Verceles">
        <w:r>
          <w:rPr>
            <w:b w:val="1"/>
            <w:bCs w:val="1"/>
            <w:rtl w:val="0"/>
            <w:lang w:val="de-DE"/>
          </w:rPr>
          <w:delText>BUYER</w:delText>
        </w:r>
      </w:del>
      <w:del w:id="53" w:date="2026-02-05T09:41:17Z" w:author="Xander Verceles">
        <w:r>
          <w:rPr>
            <w:b w:val="1"/>
            <w:bCs w:val="1"/>
            <w:rtl w:val="0"/>
            <w:lang w:val="en-US"/>
          </w:rPr>
          <w:delText>”</w:delText>
        </w:r>
      </w:del>
      <w:del w:id="54" w:date="2026-02-05T09:41:17Z" w:author="Xander Verceles">
        <w:r>
          <w:rPr>
            <w:b w:val="1"/>
            <w:bCs w:val="1"/>
            <w:rtl w:val="0"/>
            <w:lang w:val="en-US"/>
          </w:rPr>
          <w:delText>;</w:delText>
        </w:r>
      </w:del>
    </w:p>
    <w:p>
      <w:pPr>
        <w:pStyle w:val="Normal.0"/>
        <w:ind w:left="1440" w:right="1253" w:firstLine="720"/>
        <w:jc w:val="both"/>
      </w:pPr>
    </w:p>
    <w:p>
      <w:pPr>
        <w:pStyle w:val="Block Text"/>
        <w:ind w:left="0" w:right="0" w:firstLine="0"/>
        <w:jc w:val="center"/>
        <w:rPr>
          <w:del w:id="55" w:date="2026-02-05T09:41:39Z" w:author="Xander Verceles"/>
        </w:rPr>
      </w:pPr>
      <w:del w:id="56" w:date="2026-02-05T09:41:39Z" w:author="Xander Verceles">
        <w:r>
          <w:rPr>
            <w:rtl w:val="0"/>
            <w:lang w:val="en-US"/>
          </w:rPr>
          <w:delText>Recitals:</w:delText>
        </w:r>
      </w:del>
    </w:p>
    <w:p>
      <w:pPr>
        <w:pStyle w:val="Normal.0"/>
        <w:ind w:firstLine="720"/>
        <w:jc w:val="both"/>
        <w:rPr>
          <w:del w:id="57" w:date="2026-02-05T09:41:39Z" w:author="Xander Verceles"/>
        </w:rPr>
      </w:pPr>
      <w:del w:id="58" w:date="2026-02-05T09:41:39Z" w:author="Xander Verceles">
        <w:r>
          <w:rPr>
            <w:b w:val="1"/>
            <w:bCs w:val="1"/>
            <w:rtl w:val="0"/>
            <w:lang w:val="de-DE"/>
          </w:rPr>
          <w:delText>WHEREAS</w:delText>
        </w:r>
      </w:del>
      <w:del w:id="59" w:date="2026-02-05T09:41:39Z" w:author="Xander Verceles">
        <w:r>
          <w:rPr>
            <w:rtl w:val="0"/>
            <w:lang w:val="en-US"/>
          </w:rPr>
          <w:delText xml:space="preserve">, the </w:delText>
        </w:r>
      </w:del>
      <w:del w:id="60" w:date="2026-02-05T09:41:39Z" w:author="Xander Verceles">
        <w:r>
          <w:rPr>
            <w:b w:val="1"/>
            <w:bCs w:val="1"/>
            <w:rtl w:val="0"/>
            <w:lang w:val="de-DE"/>
          </w:rPr>
          <w:delText>SELLER</w:delText>
        </w:r>
      </w:del>
      <w:del w:id="61" w:date="2026-02-05T09:41:39Z" w:author="Xander Verceles">
        <w:r>
          <w:rPr>
            <w:rtl w:val="0"/>
            <w:lang w:val="en-US"/>
          </w:rPr>
          <w:delText xml:space="preserve"> is the absolute and registered owner of the property located at 2517 Edades 96sqm with two parking slot, a residential unit which shall hereinafter be referred to as the </w:delText>
        </w:r>
      </w:del>
      <w:del w:id="62" w:date="2026-02-05T09:41:39Z" w:author="Xander Verceles">
        <w:r>
          <w:rPr>
            <w:rtl w:val="1"/>
            <w:lang w:val="ar-SA" w:bidi="ar-SA"/>
          </w:rPr>
          <w:delText>“</w:delText>
        </w:r>
      </w:del>
      <w:del w:id="63" w:date="2026-02-05T09:41:39Z" w:author="Xander Verceles">
        <w:r>
          <w:rPr>
            <w:rtl w:val="0"/>
            <w:lang w:val="en-US"/>
          </w:rPr>
          <w:delText>Subject Property</w:delText>
        </w:r>
      </w:del>
      <w:del w:id="64" w:date="2026-02-05T09:41:39Z" w:author="Xander Verceles">
        <w:r>
          <w:rPr>
            <w:rtl w:val="0"/>
            <w:lang w:val="en-US"/>
          </w:rPr>
          <w:delText>”</w:delText>
        </w:r>
      </w:del>
      <w:del w:id="65" w:date="2026-02-05T09:41:39Z" w:author="Xander Verceles">
        <w:r>
          <w:rPr>
            <w:rtl w:val="0"/>
            <w:lang w:val="en-US"/>
          </w:rPr>
          <w:delText>, subject to the conditions herein below contained, more particularly described as follows:</w:delText>
        </w:r>
      </w:del>
    </w:p>
    <w:p>
      <w:pPr>
        <w:pStyle w:val="Normal.0"/>
        <w:ind w:left="360" w:right="720" w:firstLine="0"/>
        <w:jc w:val="center"/>
        <w:rPr>
          <w:ins w:id="66" w:date="2026-02-05T09:41:39Z" w:author="Xander Verceles"/>
          <w:rFonts w:ascii="Helvetica Neue" w:cs="Helvetica Neue" w:hAnsi="Helvetica Neue" w:eastAsia="Helvetica Neue"/>
          <w:b w:val="1"/>
          <w:bCs w:val="1"/>
          <w:i w:val="1"/>
          <w:iCs w:val="1"/>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ins w:id="67" w:date="2026-02-05T09:41:39Z" w:author="Xander Verceles">
        <w:r>
          <w:rPr>
            <w:rFonts w:ascii="Helvetica Neue" w:hAnsi="Helvetica Neue"/>
            <w:b w:val="1"/>
            <w:bCs w:val="1"/>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WITNESSETH: </w:t>
        </w:r>
      </w:ins>
      <w:ins w:id="68" w:date="2026-02-05T09:41:39Z" w:author="Xander Verceles">
        <w:r>
          <w:rPr>
            <w:rFonts w:ascii="Helvetica Neue" w:hAnsi="Helvetica Neue"/>
            <w:b w:val="1"/>
            <w:bCs w:val="1"/>
            <w:i w:val="1"/>
            <w:iCs w:val="1"/>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That </w:t>
        </w:r>
      </w:ins>
      <w:ins w:id="69" w:date="2026-02-05T09:41:39Z" w:author="Xander Verceles">
        <w:r>
          <w:rPr>
            <w:rFonts w:ascii="Helvetica Neue" w:hAnsi="Helvetica Neue" w:hint="default"/>
            <w:b w:val="1"/>
            <w:bCs w:val="1"/>
            <w:i w:val="1"/>
            <w:iCs w:val="1"/>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ins>
    </w:p>
    <w:p>
      <w:pPr>
        <w:pStyle w:val="Normal.0"/>
        <w:ind w:left="360" w:right="720" w:firstLine="0"/>
        <w:jc w:val="center"/>
        <w:rPr>
          <w:ins w:id="70" w:date="2026-02-05T09:41:39Z" w:author="Xander Verceles"/>
          <w:rFonts w:ascii="Helvetica Neue" w:cs="Helvetica Neue" w:hAnsi="Helvetica Neue" w:eastAsia="Helvetica Neue"/>
          <w:b w:val="1"/>
          <w:bCs w:val="1"/>
          <w:i w:val="1"/>
          <w:iCs w:val="1"/>
          <w:caps w:val="0"/>
          <w:smallCaps w:val="0"/>
          <w:strike w:val="0"/>
          <w:dstrike w:val="0"/>
          <w:outline w:val="0"/>
          <w:color w:val="000000"/>
          <w:spacing w:val="0"/>
          <w:kern w:val="0"/>
          <w:position w:val="0"/>
          <w:u w:val="none" w:color="000000"/>
          <w:shd w:val="nil" w:color="auto" w:fill="auto"/>
          <w:vertAlign w:val="baseline"/>
          <w:lang w:val="de-DE"/>
          <w14:textOutline w14:w="12700" w14:cap="flat">
            <w14:noFill/>
            <w14:miter w14:lim="400000"/>
          </w14:textOutline>
          <w14:textFill>
            <w14:solidFill>
              <w14:srgbClr w14:val="000000"/>
            </w14:solidFill>
          </w14:textFill>
        </w:rPr>
      </w:pPr>
    </w:p>
    <w:p>
      <w:pPr>
        <w:pStyle w:val="Normal.0"/>
        <w:ind w:left="360" w:right="720" w:firstLine="0"/>
        <w:jc w:val="center"/>
        <w:rPr>
          <w:ins w:id="71" w:date="2026-02-05T09:41:39Z" w:author="Xander Verceles"/>
          <w:rFonts w:ascii="Helvetica Neue" w:cs="Helvetica Neue" w:hAnsi="Helvetica Neue" w:eastAsia="Helvetica Neue"/>
          <w:b w:val="1"/>
          <w:bCs w:val="1"/>
          <w:i w:val="1"/>
          <w:iCs w:val="1"/>
          <w:caps w:val="0"/>
          <w:smallCaps w:val="0"/>
          <w:strike w:val="0"/>
          <w:dstrike w:val="0"/>
          <w:outline w:val="0"/>
          <w:color w:val="000000"/>
          <w:spacing w:val="0"/>
          <w:kern w:val="0"/>
          <w:position w:val="0"/>
          <w:u w:val="none" w:color="000000"/>
          <w:shd w:val="nil" w:color="auto" w:fill="auto"/>
          <w:vertAlign w:val="baseline"/>
          <w:lang w:val="de-DE"/>
          <w14:textOutline w14:w="12700" w14:cap="flat">
            <w14:noFill/>
            <w14:miter w14:lim="400000"/>
          </w14:textOutline>
          <w14:textFill>
            <w14:solidFill>
              <w14:srgbClr w14:val="000000"/>
            </w14:solidFill>
          </w14:textFill>
        </w:rPr>
      </w:pPr>
    </w:p>
    <w:p>
      <w:pPr>
        <w:pStyle w:val="Normal.0"/>
        <w:ind w:right="36"/>
        <w:jc w:val="both"/>
        <w:rPr>
          <w:ins w:id="72" w:date="2026-02-05T09:41:39Z" w:author="Xander Verceles"/>
          <w:rFonts w:ascii="Helvetica Neue" w:cs="Helvetica Neue" w:hAnsi="Helvetica Neue" w:eastAsia="Helvetica Neue"/>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pPr>
      <w:ins w:id="73" w:date="2026-02-05T09:41:39Z" w:author="Xander Verceles">
        <w:r>
          <w:rPr>
            <w:rFonts w:ascii="Helvetica Neue" w:hAnsi="Helvetica Neue"/>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WHEREAS, the SELLER is the legal and the registered owner of Unit 2518E, a three -bedroom flat residential unit, with an area of One Hundred Twenty Seven (127) square meters, with  one (1) parking slot with parking reference no. 2518E, located at the 25th floor of the East Tower  of One Rockwell,  Hidalgo Drive, Makati City. More particularly described as follows (the </w:t>
        </w:r>
      </w:ins>
      <w:ins w:id="74" w:date="2026-02-05T09:41:39Z" w:author="Xander Verceles">
        <w:r>
          <w:rPr>
            <w:rFonts w:ascii="Helvetica Neue" w:hAnsi="Helvetica Neue" w:hint="default"/>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ins>
      <w:ins w:id="75" w:date="2026-02-05T09:41:39Z" w:author="Xander Verceles">
        <w:r>
          <w:rPr>
            <w:rFonts w:ascii="Helvetica Neue" w:hAnsi="Helvetica Neue"/>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Subject Property</w:t>
        </w:r>
      </w:ins>
      <w:ins w:id="76" w:date="2026-02-05T09:41:39Z" w:author="Xander Verceles">
        <w:r>
          <w:rPr>
            <w:rFonts w:ascii="Helvetica Neue" w:hAnsi="Helvetica Neue" w:hint="default"/>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ins>
      <w:ins w:id="77" w:date="2026-02-05T09:41:39Z" w:author="Xander Verceles">
        <w:r>
          <w:rPr>
            <w:rFonts w:ascii="Helvetica Neue" w:hAnsi="Helvetica Neue"/>
            <w:caps w:val="0"/>
            <w:smallCaps w:val="0"/>
            <w:strike w:val="0"/>
            <w:dstrike w:val="0"/>
            <w:outline w:val="0"/>
            <w:color w:val="000000"/>
            <w:spacing w:val="0"/>
            <w:kern w:val="0"/>
            <w:position w:val="0"/>
            <w:u w:val="none" w:color="000000"/>
            <w:shd w:val="nil" w:color="auto" w:fill="auto"/>
            <w:vertAlign w:val="baseline"/>
            <w:rtl w:val="0"/>
            <w:lang w:val="de-DE"/>
            <w14:textOutline w14:w="12700" w14:cap="flat">
              <w14:noFill/>
              <w14:miter w14:lim="400000"/>
            </w14:textOutline>
            <w14:textFill>
              <w14:solidFill>
                <w14:srgbClr w14:val="000000"/>
              </w14:solidFill>
            </w14:textFill>
          </w:rPr>
          <w:t>):</w:t>
        </w:r>
      </w:ins>
      <w:ins w:id="78" w:date="2026-02-05T09:41:39Z" w:author="Xander Verceles">
        <w:r>
          <w:rPr>
            <w:rFonts w:ascii="Helvetica Neue" w:hAnsi="Helvetica Neue"/>
            <w:caps w:val="0"/>
            <w:smallCaps w:val="0"/>
            <w:strike w:val="0"/>
            <w:dstrike w:val="0"/>
            <w:outline w:val="0"/>
            <w:color w:val="000000"/>
            <w:spacing w:val="0"/>
            <w:kern w:val="0"/>
            <w:position w:val="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ins>
    </w:p>
    <w:p>
      <w:pPr>
        <w:pStyle w:val="Normal.0"/>
        <w:jc w:val="both"/>
        <w:rPr>
          <w:sz w:val="22"/>
          <w:szCs w:val="22"/>
        </w:rPr>
      </w:pPr>
      <w:r>
        <w:rPr>
          <w:rFonts w:ascii="Helvetica Neue" w:cs="Helvetica Neue" w:hAnsi="Helvetica Neue" w:eastAsia="Helvetica Neue"/>
          <w:sz w:val="22"/>
          <w:szCs w:val="22"/>
        </w:rPr>
        <w:drawing xmlns:a="http://schemas.openxmlformats.org/drawingml/2006/main">
          <wp:anchor distT="152400" distB="152400" distL="152400" distR="152400" simplePos="0" relativeHeight="251659264" behindDoc="0" locked="0" layoutInCell="1" allowOverlap="1">
            <wp:simplePos x="0" y="0"/>
            <wp:positionH relativeFrom="page">
              <wp:posOffset>1108824</wp:posOffset>
            </wp:positionH>
            <wp:positionV relativeFrom="line">
              <wp:posOffset>195627</wp:posOffset>
            </wp:positionV>
            <wp:extent cx="5943600" cy="2775225"/>
            <wp:effectExtent l="0" t="0" r="0" b="0"/>
            <wp:wrapThrough wrapText="bothSides" distL="152400" distR="152400">
              <wp:wrapPolygon edited="1">
                <wp:start x="0" y="0"/>
                <wp:lineTo x="21600" y="0"/>
                <wp:lineTo x="21600" y="21639"/>
                <wp:lineTo x="0" y="21639"/>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4">
                      <a:extLst/>
                    </a:blip>
                    <a:stretch>
                      <a:fillRect/>
                    </a:stretch>
                  </pic:blipFill>
                  <pic:spPr>
                    <a:xfrm>
                      <a:off x="0" y="0"/>
                      <a:ext cx="5943600" cy="2775225"/>
                    </a:xfrm>
                    <a:prstGeom prst="rect">
                      <a:avLst/>
                    </a:prstGeom>
                    <a:ln w="12700" cap="flat">
                      <a:noFill/>
                      <a:miter lim="400000"/>
                    </a:ln>
                    <a:effectLst/>
                  </pic:spPr>
                </pic:pic>
              </a:graphicData>
            </a:graphic>
          </wp:anchor>
        </w:drawing>
      </w:r>
    </w:p>
    <w:p>
      <w:pPr>
        <w:pStyle w:val="Block Text"/>
        <w:ind w:left="0" w:right="0" w:firstLine="0"/>
        <w:jc w:val="left"/>
      </w:pPr>
      <w:r>
        <w:rPr>
          <w:rtl w:val="0"/>
          <w:lang w:val="en-US"/>
        </w:rPr>
        <w:t xml:space="preserve">                                                 </w:t>
      </w:r>
    </w:p>
    <w:p>
      <w:pPr>
        <w:pStyle w:val="Normal.0"/>
        <w:ind w:left="539" w:right="573" w:firstLine="0"/>
        <w:jc w:val="both"/>
        <w:rPr>
          <w:outline w:val="0"/>
          <w:color w:val="000000"/>
          <w:u w:color="000000"/>
          <w14:textFill>
            <w14:solidFill>
              <w14:srgbClr w14:val="000000"/>
            </w14:solidFill>
          </w14:textFill>
        </w:rPr>
      </w:pPr>
    </w:p>
    <w:p>
      <w:pPr>
        <w:pStyle w:val="Normal.0"/>
        <w:ind w:left="539" w:right="573" w:firstLine="0"/>
        <w:jc w:val="both"/>
        <w:rPr>
          <w:outline w:val="0"/>
          <w:color w:val="000000"/>
          <w:u w:color="000000"/>
          <w14:textFill>
            <w14:solidFill>
              <w14:srgbClr w14:val="000000"/>
            </w14:solidFill>
          </w14:textFill>
        </w:rPr>
      </w:pPr>
    </w:p>
    <w:p>
      <w:pPr>
        <w:pStyle w:val="Normal.0"/>
        <w:tabs>
          <w:tab w:val="left" w:pos="8640"/>
        </w:tabs>
        <w:jc w:val="both"/>
        <w:rPr>
          <w:b w:val="1"/>
          <w:bCs w:val="1"/>
        </w:rPr>
      </w:pPr>
    </w:p>
    <w:p>
      <w:pPr>
        <w:pStyle w:val="Normal.0"/>
        <w:tabs>
          <w:tab w:val="left" w:pos="2250"/>
          <w:tab w:val="left" w:pos="8640"/>
        </w:tabs>
        <w:jc w:val="both"/>
        <w:rPr>
          <w:rFonts w:ascii="Helvetica Neue" w:cs="Helvetica Neue" w:hAnsi="Helvetica Neue" w:eastAsia="Helvetica Neue"/>
        </w:rPr>
      </w:pPr>
      <w:r>
        <w:rPr>
          <w:rtl w:val="0"/>
          <w:lang w:val="en-US"/>
        </w:rPr>
        <w:t xml:space="preserve">    </w:t>
      </w:r>
      <w:r>
        <w:rPr>
          <w:rFonts w:ascii="Helvetica Neue" w:hAnsi="Helvetica Neue"/>
          <w:rtl w:val="0"/>
          <w:lang w:val="en-US"/>
        </w:rPr>
        <w:t xml:space="preserve">       WHEREAS, the </w:t>
      </w:r>
      <w:r>
        <w:rPr>
          <w:rFonts w:ascii="Helvetica Neue" w:hAnsi="Helvetica Neue"/>
          <w:b w:val="1"/>
          <w:bCs w:val="1"/>
          <w:rtl w:val="0"/>
          <w:lang w:val="en-US"/>
        </w:rPr>
        <w:t xml:space="preserve">SELLER </w:t>
      </w:r>
      <w:r>
        <w:rPr>
          <w:rFonts w:ascii="Helvetica Neue" w:hAnsi="Helvetica Neue"/>
          <w:rtl w:val="0"/>
          <w:lang w:val="en-US"/>
        </w:rPr>
        <w:t xml:space="preserve">has offered to sell and the </w:t>
      </w:r>
      <w:r>
        <w:rPr>
          <w:rFonts w:ascii="Helvetica Neue" w:hAnsi="Helvetica Neue"/>
          <w:b w:val="1"/>
          <w:bCs w:val="1"/>
          <w:rtl w:val="0"/>
          <w:lang w:val="en-US"/>
        </w:rPr>
        <w:t>BUYER</w:t>
      </w:r>
      <w:r>
        <w:rPr>
          <w:rFonts w:ascii="Helvetica Neue" w:hAnsi="Helvetica Neue"/>
          <w:rtl w:val="0"/>
          <w:lang w:val="en-US"/>
        </w:rPr>
        <w:t xml:space="preserve"> have agreed to buy the SUBJECT PROPERTY under such terms and conditions herein stipulated;</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NOW, THEREFORE, for and in consideration of the foregoing premises, and the mutual terms and conditions hereinafter stipulated, the parties hereby agree as follows:</w:t>
      </w:r>
    </w:p>
    <w:p>
      <w:pPr>
        <w:pStyle w:val="Normal.0"/>
        <w:tabs>
          <w:tab w:val="left" w:pos="8640"/>
        </w:tabs>
        <w:jc w:val="both"/>
        <w:rPr>
          <w:rFonts w:ascii="Helvetica Neue" w:cs="Helvetica Neue" w:hAnsi="Helvetica Neue" w:eastAsia="Helvetica Neue"/>
        </w:rPr>
      </w:pPr>
    </w:p>
    <w:p>
      <w:pPr>
        <w:pStyle w:val="Normal.0"/>
        <w:numPr>
          <w:ilvl w:val="0"/>
          <w:numId w:val="2"/>
        </w:numPr>
        <w:bidi w:val="0"/>
        <w:ind w:right="0"/>
        <w:jc w:val="both"/>
        <w:rPr>
          <w:rFonts w:ascii="Helvetica Neue" w:hAnsi="Helvetica Neue"/>
          <w:rtl w:val="0"/>
          <w:lang w:val="en-US"/>
        </w:rPr>
      </w:pPr>
      <w:r>
        <w:rPr>
          <w:rFonts w:ascii="Helvetica Neue" w:hAnsi="Helvetica Neue"/>
          <w:rtl w:val="0"/>
          <w:lang w:val="en-US"/>
        </w:rPr>
        <w:t xml:space="preserve">For and in consideration of the total amount of </w:t>
      </w:r>
      <w:del w:id="79" w:date="2026-02-05T09:42:23Z" w:author="Xander Verceles">
        <w:r>
          <w:rPr>
            <w:rFonts w:ascii="Helvetica Neue" w:hAnsi="Helvetica Neue"/>
            <w:b w:val="1"/>
            <w:bCs w:val="1"/>
            <w:rtl w:val="0"/>
            <w:lang w:val="en-US"/>
          </w:rPr>
          <w:delText>TWENTY NINE</w:delText>
        </w:r>
      </w:del>
      <w:ins w:id="80" w:date="2026-02-05T09:42:24Z" w:author="Xander Verceles">
        <w:r>
          <w:rPr>
            <w:rFonts w:ascii="Helvetica Neue" w:hAnsi="Helvetica Neue"/>
            <w:b w:val="1"/>
            <w:bCs w:val="1"/>
            <w:rtl w:val="0"/>
            <w:lang w:val="en-US"/>
          </w:rPr>
          <w:t>FORTY</w:t>
        </w:r>
      </w:ins>
      <w:r>
        <w:rPr>
          <w:rFonts w:ascii="Helvetica Neue" w:hAnsi="Helvetica Neue"/>
          <w:b w:val="1"/>
          <w:bCs w:val="1"/>
          <w:rtl w:val="0"/>
          <w:lang w:val="en-US"/>
        </w:rPr>
        <w:t xml:space="preserve"> MILLION</w:t>
      </w:r>
      <w:del w:id="81" w:date="2026-02-05T09:42:30Z" w:author="Xander Verceles">
        <w:r>
          <w:rPr>
            <w:rFonts w:ascii="Helvetica Neue" w:hAnsi="Helvetica Neue"/>
            <w:b w:val="1"/>
            <w:bCs w:val="1"/>
            <w:rtl w:val="0"/>
            <w:lang w:val="en-US"/>
          </w:rPr>
          <w:delText xml:space="preserve"> FIVE HUNDRED THOUSAND </w:delText>
        </w:r>
      </w:del>
      <w:r>
        <w:rPr>
          <w:rFonts w:ascii="Helvetica Neue" w:hAnsi="Helvetica Neue"/>
          <w:b w:val="1"/>
          <w:bCs w:val="1"/>
          <w:rtl w:val="0"/>
          <w:lang w:val="en-US"/>
        </w:rPr>
        <w:t>PESOS (P</w:t>
      </w:r>
      <w:ins w:id="82" w:date="2026-02-05T09:42:35Z" w:author="Xander Verceles">
        <w:r>
          <w:rPr>
            <w:rFonts w:ascii="Helvetica Neue" w:hAnsi="Helvetica Neue"/>
            <w:b w:val="1"/>
            <w:bCs w:val="1"/>
            <w:rtl w:val="0"/>
            <w:lang w:val="en-US"/>
          </w:rPr>
          <w:t>40</w:t>
        </w:r>
      </w:ins>
      <w:del w:id="83" w:date="2026-02-05T09:42:34Z" w:author="Xander Verceles">
        <w:r>
          <w:rPr>
            <w:rFonts w:ascii="Helvetica Neue" w:hAnsi="Helvetica Neue"/>
            <w:b w:val="1"/>
            <w:bCs w:val="1"/>
            <w:rtl w:val="0"/>
            <w:lang w:val="en-US"/>
          </w:rPr>
          <w:delText>29</w:delText>
        </w:r>
      </w:del>
      <w:r>
        <w:rPr>
          <w:rFonts w:ascii="Helvetica Neue" w:hAnsi="Helvetica Neue"/>
          <w:b w:val="1"/>
          <w:bCs w:val="1"/>
          <w:rtl w:val="0"/>
          <w:lang w:val="en-US"/>
        </w:rPr>
        <w:t>,</w:t>
      </w:r>
      <w:ins w:id="84" w:date="2026-02-05T09:42:33Z" w:author="Xander Verceles">
        <w:r>
          <w:rPr>
            <w:rFonts w:ascii="Helvetica Neue" w:hAnsi="Helvetica Neue"/>
            <w:b w:val="1"/>
            <w:bCs w:val="1"/>
            <w:rtl w:val="0"/>
            <w:lang w:val="en-US"/>
          </w:rPr>
          <w:t>0</w:t>
        </w:r>
      </w:ins>
      <w:del w:id="85" w:date="2026-02-05T09:42:33Z" w:author="Xander Verceles">
        <w:r>
          <w:rPr>
            <w:rFonts w:ascii="Helvetica Neue" w:hAnsi="Helvetica Neue"/>
            <w:b w:val="1"/>
            <w:bCs w:val="1"/>
            <w:rtl w:val="0"/>
            <w:lang w:val="en-US"/>
          </w:rPr>
          <w:delText>5</w:delText>
        </w:r>
      </w:del>
      <w:r>
        <w:rPr>
          <w:rFonts w:ascii="Helvetica Neue" w:hAnsi="Helvetica Neue"/>
          <w:b w:val="1"/>
          <w:bCs w:val="1"/>
          <w:rtl w:val="0"/>
          <w:lang w:val="en-US"/>
        </w:rPr>
        <w:t xml:space="preserve">00,000.00), </w:t>
      </w:r>
      <w:r>
        <w:rPr>
          <w:rFonts w:ascii="Helvetica Neue" w:hAnsi="Helvetica Neue"/>
          <w:rtl w:val="0"/>
          <w:lang w:val="en-US"/>
        </w:rPr>
        <w:t xml:space="preserve">Philippine Currency, receipt of which is hereby acknowledged by the </w:t>
      </w:r>
      <w:r>
        <w:rPr>
          <w:rFonts w:ascii="Helvetica Neue" w:hAnsi="Helvetica Neue"/>
          <w:b w:val="1"/>
          <w:bCs w:val="1"/>
          <w:rtl w:val="0"/>
          <w:lang w:val="en-US"/>
        </w:rPr>
        <w:t>SELLER</w:t>
      </w:r>
      <w:r>
        <w:rPr>
          <w:rFonts w:ascii="Helvetica Neue" w:hAnsi="Helvetica Neue"/>
          <w:rtl w:val="0"/>
          <w:lang w:val="en-US"/>
        </w:rPr>
        <w:t xml:space="preserve"> from the </w:t>
      </w:r>
      <w:r>
        <w:rPr>
          <w:rFonts w:ascii="Helvetica Neue" w:hAnsi="Helvetica Neue"/>
          <w:b w:val="1"/>
          <w:bCs w:val="1"/>
          <w:rtl w:val="0"/>
          <w:lang w:val="en-US"/>
        </w:rPr>
        <w:t>BUYER</w:t>
      </w:r>
      <w:r>
        <w:rPr>
          <w:rFonts w:ascii="Helvetica Neue" w:hAnsi="Helvetica Neue"/>
          <w:rtl w:val="0"/>
          <w:lang w:val="en-US"/>
        </w:rPr>
        <w:t xml:space="preserve">, </w:t>
      </w:r>
      <w:r>
        <w:rPr>
          <w:rFonts w:ascii="Helvetica Neue" w:hAnsi="Helvetica Neue"/>
          <w:b w:val="1"/>
          <w:bCs w:val="1"/>
          <w:rtl w:val="0"/>
          <w:lang w:val="en-US"/>
        </w:rPr>
        <w:t>the SELLER</w:t>
      </w:r>
      <w:r>
        <w:rPr>
          <w:rFonts w:ascii="Helvetica Neue" w:hAnsi="Helvetica Neue"/>
          <w:rtl w:val="0"/>
          <w:lang w:val="en-US"/>
        </w:rPr>
        <w:t xml:space="preserve"> hereby absolutely and irrevocably sells, transfers and conveys unto the BUYERS all of her rights, interests, and participation in the said Subject Property;</w:t>
      </w:r>
    </w:p>
    <w:p>
      <w:pPr>
        <w:pStyle w:val="Normal.0"/>
        <w:ind w:left="720" w:firstLine="0"/>
        <w:jc w:val="both"/>
        <w:rPr>
          <w:rFonts w:ascii="Helvetica Neue" w:cs="Helvetica Neue" w:hAnsi="Helvetica Neue" w:eastAsia="Helvetica Neue"/>
        </w:rPr>
      </w:pPr>
    </w:p>
    <w:p>
      <w:pPr>
        <w:pStyle w:val="Normal.0"/>
        <w:numPr>
          <w:ilvl w:val="0"/>
          <w:numId w:val="2"/>
        </w:numPr>
        <w:bidi w:val="0"/>
        <w:ind w:right="0"/>
        <w:jc w:val="both"/>
        <w:rPr>
          <w:rFonts w:ascii="Helvetica Neue" w:hAnsi="Helvetica Neue"/>
          <w:rtl w:val="0"/>
          <w:lang w:val="en-US"/>
        </w:rPr>
      </w:pPr>
      <w:r>
        <w:rPr>
          <w:rFonts w:ascii="Helvetica Neue" w:hAnsi="Helvetica Neue"/>
          <w:rtl w:val="0"/>
          <w:lang w:val="en-US"/>
        </w:rPr>
        <w:t xml:space="preserve">Upon the signing of this Deed, the </w:t>
      </w:r>
      <w:r>
        <w:rPr>
          <w:rFonts w:ascii="Helvetica Neue" w:hAnsi="Helvetica Neue"/>
          <w:b w:val="1"/>
          <w:bCs w:val="1"/>
          <w:rtl w:val="0"/>
          <w:lang w:val="en-US"/>
        </w:rPr>
        <w:t xml:space="preserve">SELLER </w:t>
      </w:r>
      <w:r>
        <w:rPr>
          <w:rFonts w:ascii="Helvetica Neue" w:hAnsi="Helvetica Neue"/>
          <w:rtl w:val="0"/>
          <w:lang w:val="en-US"/>
        </w:rPr>
        <w:t xml:space="preserve">shall deliver to the </w:t>
      </w:r>
      <w:r>
        <w:rPr>
          <w:rFonts w:ascii="Helvetica Neue" w:hAnsi="Helvetica Neue"/>
          <w:b w:val="1"/>
          <w:bCs w:val="1"/>
          <w:rtl w:val="0"/>
          <w:lang w:val="en-US"/>
        </w:rPr>
        <w:t>BUYER</w:t>
      </w:r>
      <w:r>
        <w:rPr>
          <w:rFonts w:ascii="Helvetica Neue" w:hAnsi="Helvetica Neue"/>
          <w:rtl w:val="0"/>
          <w:lang w:val="en-US"/>
        </w:rPr>
        <w:t xml:space="preserve"> the following documents: </w:t>
      </w:r>
      <w:r>
        <w:rPr>
          <w:rFonts w:ascii="Helvetica Neue" w:cs="Helvetica Neue" w:hAnsi="Helvetica Neue" w:eastAsia="Helvetica Neue"/>
        </w:rPr>
        <w:br w:type="textWrapping"/>
      </w:r>
      <w:r>
        <w:rPr>
          <w:rFonts w:ascii="Helvetica Neue" w:hAnsi="Helvetica Neue"/>
          <w:rtl w:val="0"/>
          <w:lang w:val="en-US"/>
        </w:rPr>
        <w:t xml:space="preserve">a) </w:t>
      </w:r>
      <w:ins w:id="86" w:date="2026-02-05T09:42:43Z" w:author="Xander Verceles">
        <w:r>
          <w:rPr>
            <w:rFonts w:ascii="Helvetica Neue" w:hAnsi="Helvetica Neue"/>
            <w:rtl w:val="0"/>
            <w:lang w:val="en-US"/>
          </w:rPr>
          <w:t>O</w:t>
        </w:r>
      </w:ins>
      <w:del w:id="87" w:date="2026-02-05T09:42:42Z" w:author="Xander Verceles">
        <w:r>
          <w:rPr>
            <w:rFonts w:ascii="Helvetica Neue" w:hAnsi="Helvetica Neue"/>
            <w:rtl w:val="0"/>
            <w:lang w:val="en-US"/>
          </w:rPr>
          <w:delText>o</w:delText>
        </w:r>
      </w:del>
      <w:r>
        <w:rPr>
          <w:rFonts w:ascii="Helvetica Neue" w:hAnsi="Helvetica Neue"/>
          <w:rtl w:val="0"/>
          <w:lang w:val="en-US"/>
        </w:rPr>
        <w:t xml:space="preserve">riginal </w:t>
      </w:r>
      <w:ins w:id="88" w:date="2026-02-05T09:42:45Z" w:author="Xander Verceles">
        <w:r>
          <w:rPr>
            <w:rFonts w:ascii="Helvetica Neue" w:hAnsi="Helvetica Neue"/>
            <w:rtl w:val="0"/>
            <w:lang w:val="en-US"/>
          </w:rPr>
          <w:t>O</w:t>
        </w:r>
      </w:ins>
      <w:del w:id="89" w:date="2026-02-05T09:42:44Z" w:author="Xander Verceles">
        <w:r>
          <w:rPr>
            <w:rFonts w:ascii="Helvetica Neue" w:hAnsi="Helvetica Neue"/>
            <w:rtl w:val="0"/>
            <w:lang w:val="en-US"/>
          </w:rPr>
          <w:delText>o</w:delText>
        </w:r>
      </w:del>
      <w:r>
        <w:rPr>
          <w:rFonts w:ascii="Helvetica Neue" w:hAnsi="Helvetica Neue"/>
          <w:rtl w:val="0"/>
          <w:lang w:val="en-US"/>
        </w:rPr>
        <w:t>wner</w:t>
      </w:r>
      <w:r>
        <w:rPr>
          <w:rFonts w:ascii="Helvetica Neue" w:hAnsi="Helvetica Neue" w:hint="default"/>
          <w:rtl w:val="0"/>
          <w:lang w:val="en-US"/>
        </w:rPr>
        <w:t>’</w:t>
      </w:r>
      <w:r>
        <w:rPr>
          <w:rFonts w:ascii="Helvetica Neue" w:hAnsi="Helvetica Neue"/>
          <w:rtl w:val="0"/>
          <w:lang w:val="en-US"/>
        </w:rPr>
        <w:t xml:space="preserve">s copy of </w:t>
      </w:r>
      <w:r>
        <w:rPr>
          <w:rFonts w:ascii="Helvetica Neue" w:hAnsi="Helvetica Neue"/>
          <w:b w:val="1"/>
          <w:bCs w:val="1"/>
          <w:rtl w:val="0"/>
          <w:lang w:val="en-US"/>
        </w:rPr>
        <w:t xml:space="preserve">Transfer Certificate of Title No. </w:t>
      </w:r>
      <w:ins w:id="90" w:date="2026-02-05T09:43:05Z" w:author="Xander Verceles">
        <w:r>
          <w:rPr>
            <w:rFonts w:ascii="Helvetica Neue" w:hAnsi="Helvetica Neue"/>
            <w:b w:val="1"/>
            <w:bCs w:val="1"/>
            <w:sz w:val="22"/>
            <w:szCs w:val="22"/>
            <w:rtl w:val="0"/>
            <w:lang w:val="en-US"/>
          </w:rPr>
          <w:t xml:space="preserve">006-2022005839 </w:t>
        </w:r>
      </w:ins>
      <w:del w:id="91" w:date="2026-02-05T09:43:05Z" w:author="Xander Verceles">
        <w:r>
          <w:rPr>
            <w:rFonts w:ascii="Helvetica Neue" w:hAnsi="Helvetica Neue"/>
            <w:b w:val="1"/>
            <w:bCs w:val="1"/>
            <w:rtl w:val="0"/>
            <w:lang w:val="en-US"/>
          </w:rPr>
          <w:delText>006-2019014830</w:delText>
        </w:r>
      </w:del>
      <w:r>
        <w:rPr>
          <w:rFonts w:ascii="Helvetica Neue" w:cs="Helvetica Neue" w:hAnsi="Helvetica Neue" w:eastAsia="Helvetica Neue"/>
        </w:rPr>
        <w:br w:type="textWrapping"/>
      </w:r>
      <w:r>
        <w:rPr>
          <w:rFonts w:ascii="Helvetica Neue" w:hAnsi="Helvetica Neue"/>
          <w:rtl w:val="0"/>
          <w:lang w:val="en-US"/>
        </w:rPr>
        <w:t xml:space="preserve">b) </w:t>
      </w:r>
      <w:ins w:id="92" w:date="2026-02-05T09:43:12Z" w:author="Xander Verceles">
        <w:r>
          <w:rPr>
            <w:rFonts w:ascii="Helvetica Neue" w:hAnsi="Helvetica Neue"/>
            <w:rtl w:val="0"/>
            <w:lang w:val="en-US"/>
          </w:rPr>
          <w:t>O</w:t>
        </w:r>
      </w:ins>
      <w:del w:id="93" w:date="2026-02-05T09:43:12Z" w:author="Xander Verceles">
        <w:r>
          <w:rPr>
            <w:rFonts w:ascii="Helvetica Neue" w:hAnsi="Helvetica Neue"/>
            <w:rtl w:val="0"/>
            <w:lang w:val="en-US"/>
          </w:rPr>
          <w:delText>o</w:delText>
        </w:r>
      </w:del>
      <w:r>
        <w:rPr>
          <w:rFonts w:ascii="Helvetica Neue" w:hAnsi="Helvetica Neue"/>
          <w:rtl w:val="0"/>
          <w:lang w:val="en-US"/>
        </w:rPr>
        <w:t xml:space="preserve">riginal </w:t>
      </w:r>
      <w:ins w:id="94" w:date="2026-02-05T09:43:14Z" w:author="Xander Verceles">
        <w:r>
          <w:rPr>
            <w:rFonts w:ascii="Helvetica Neue" w:hAnsi="Helvetica Neue"/>
            <w:rtl w:val="0"/>
            <w:lang w:val="en-US"/>
          </w:rPr>
          <w:t>T</w:t>
        </w:r>
      </w:ins>
      <w:del w:id="95" w:date="2026-02-05T09:43:14Z" w:author="Xander Verceles">
        <w:r>
          <w:rPr>
            <w:rFonts w:ascii="Helvetica Neue" w:hAnsi="Helvetica Neue"/>
            <w:rtl w:val="0"/>
            <w:lang w:val="en-US"/>
          </w:rPr>
          <w:delText>t</w:delText>
        </w:r>
      </w:del>
      <w:r>
        <w:rPr>
          <w:rFonts w:ascii="Helvetica Neue" w:hAnsi="Helvetica Neue"/>
          <w:rtl w:val="0"/>
          <w:lang w:val="en-US"/>
        </w:rPr>
        <w:t xml:space="preserve">ax </w:t>
      </w:r>
      <w:ins w:id="96" w:date="2026-02-05T09:43:16Z" w:author="Xander Verceles">
        <w:r>
          <w:rPr>
            <w:rFonts w:ascii="Helvetica Neue" w:hAnsi="Helvetica Neue"/>
            <w:rtl w:val="0"/>
            <w:lang w:val="en-US"/>
          </w:rPr>
          <w:t>D</w:t>
        </w:r>
      </w:ins>
      <w:del w:id="97" w:date="2026-02-05T09:43:16Z" w:author="Xander Verceles">
        <w:r>
          <w:rPr>
            <w:rFonts w:ascii="Helvetica Neue" w:hAnsi="Helvetica Neue"/>
            <w:rtl w:val="0"/>
            <w:lang w:val="en-US"/>
          </w:rPr>
          <w:delText>d</w:delText>
        </w:r>
      </w:del>
      <w:r>
        <w:rPr>
          <w:rFonts w:ascii="Helvetica Neue" w:hAnsi="Helvetica Neue"/>
          <w:rtl w:val="0"/>
          <w:lang w:val="en-US"/>
        </w:rPr>
        <w:t xml:space="preserve">eclaration, </w:t>
      </w:r>
      <w:r>
        <w:rPr>
          <w:rFonts w:ascii="Helvetica Neue" w:cs="Helvetica Neue" w:hAnsi="Helvetica Neue" w:eastAsia="Helvetica Neue"/>
        </w:rPr>
        <w:br w:type="textWrapping"/>
      </w:r>
      <w:r>
        <w:rPr>
          <w:rFonts w:ascii="Helvetica Neue" w:hAnsi="Helvetica Neue"/>
          <w:rtl w:val="0"/>
          <w:lang w:val="en-US"/>
        </w:rPr>
        <w:t xml:space="preserve">c) </w:t>
      </w:r>
      <w:ins w:id="98" w:date="2026-02-05T09:43:18Z" w:author="Xander Verceles">
        <w:r>
          <w:rPr>
            <w:rFonts w:ascii="Helvetica Neue" w:hAnsi="Helvetica Neue"/>
            <w:rtl w:val="0"/>
            <w:lang w:val="en-US"/>
          </w:rPr>
          <w:t>O</w:t>
        </w:r>
      </w:ins>
      <w:del w:id="99" w:date="2026-02-05T09:43:18Z" w:author="Xander Verceles">
        <w:r>
          <w:rPr>
            <w:rFonts w:ascii="Helvetica Neue" w:hAnsi="Helvetica Neue"/>
            <w:rtl w:val="0"/>
            <w:lang w:val="en-US"/>
          </w:rPr>
          <w:delText>o</w:delText>
        </w:r>
      </w:del>
      <w:r>
        <w:rPr>
          <w:rFonts w:ascii="Helvetica Neue" w:hAnsi="Helvetica Neue"/>
          <w:rtl w:val="0"/>
          <w:lang w:val="en-US"/>
        </w:rPr>
        <w:t xml:space="preserve">riginal </w:t>
      </w:r>
      <w:ins w:id="100" w:date="2026-02-05T09:43:20Z" w:author="Xander Verceles">
        <w:r>
          <w:rPr>
            <w:rFonts w:ascii="Helvetica Neue" w:hAnsi="Helvetica Neue"/>
            <w:rtl w:val="0"/>
            <w:lang w:val="en-US"/>
          </w:rPr>
          <w:t>T</w:t>
        </w:r>
      </w:ins>
      <w:del w:id="101" w:date="2026-02-05T09:43:20Z" w:author="Xander Verceles">
        <w:r>
          <w:rPr>
            <w:rFonts w:ascii="Helvetica Neue" w:hAnsi="Helvetica Neue"/>
            <w:rtl w:val="0"/>
            <w:lang w:val="en-US"/>
          </w:rPr>
          <w:delText>t</w:delText>
        </w:r>
      </w:del>
      <w:r>
        <w:rPr>
          <w:rFonts w:ascii="Helvetica Neue" w:hAnsi="Helvetica Neue"/>
          <w:rtl w:val="0"/>
          <w:lang w:val="en-US"/>
        </w:rPr>
        <w:t xml:space="preserve">ax </w:t>
      </w:r>
      <w:ins w:id="102" w:date="2026-02-05T09:43:22Z" w:author="Xander Verceles">
        <w:r>
          <w:rPr>
            <w:rFonts w:ascii="Helvetica Neue" w:hAnsi="Helvetica Neue"/>
            <w:rtl w:val="0"/>
            <w:lang w:val="en-US"/>
          </w:rPr>
          <w:t>C</w:t>
        </w:r>
      </w:ins>
      <w:del w:id="103" w:date="2026-02-05T09:43:22Z" w:author="Xander Verceles">
        <w:r>
          <w:rPr>
            <w:rFonts w:ascii="Helvetica Neue" w:hAnsi="Helvetica Neue"/>
            <w:rtl w:val="0"/>
            <w:lang w:val="en-US"/>
          </w:rPr>
          <w:delText>c</w:delText>
        </w:r>
      </w:del>
      <w:r>
        <w:rPr>
          <w:rFonts w:ascii="Helvetica Neue" w:hAnsi="Helvetica Neue"/>
          <w:rtl w:val="0"/>
          <w:lang w:val="en-US"/>
        </w:rPr>
        <w:t>learance 202</w:t>
      </w:r>
      <w:ins w:id="104" w:date="2026-02-05T09:43:24Z" w:author="Xander Verceles">
        <w:r>
          <w:rPr>
            <w:rFonts w:ascii="Helvetica Neue" w:hAnsi="Helvetica Neue"/>
            <w:rtl w:val="0"/>
            <w:lang w:val="en-US"/>
          </w:rPr>
          <w:t>6</w:t>
        </w:r>
      </w:ins>
      <w:del w:id="105" w:date="2026-02-05T09:43:24Z" w:author="Xander Verceles">
        <w:r>
          <w:rPr>
            <w:rFonts w:ascii="Helvetica Neue" w:hAnsi="Helvetica Neue"/>
            <w:rtl w:val="0"/>
            <w:lang w:val="en-US"/>
          </w:rPr>
          <w:delText>5</w:delText>
        </w:r>
      </w:del>
      <w:r>
        <w:rPr>
          <w:rFonts w:ascii="Helvetica Neue" w:hAnsi="Helvetica Neue"/>
          <w:rtl w:val="0"/>
          <w:lang w:val="en-US"/>
        </w:rPr>
        <w:t xml:space="preserve">, </w:t>
      </w:r>
      <w:r>
        <w:rPr>
          <w:rFonts w:ascii="Helvetica Neue" w:cs="Helvetica Neue" w:hAnsi="Helvetica Neue" w:eastAsia="Helvetica Neue"/>
        </w:rPr>
        <w:br w:type="textWrapping"/>
      </w:r>
      <w:r>
        <w:rPr>
          <w:rFonts w:ascii="Helvetica Neue" w:hAnsi="Helvetica Neue"/>
          <w:rtl w:val="0"/>
          <w:lang w:val="en-US"/>
        </w:rPr>
        <w:t>d) Certified True Copy of Condominum Certificate of Title</w:t>
      </w:r>
      <w:r>
        <w:rPr>
          <w:rFonts w:ascii="Helvetica Neue" w:cs="Helvetica Neue" w:hAnsi="Helvetica Neue" w:eastAsia="Helvetica Neue"/>
        </w:rPr>
        <w:br w:type="textWrapping"/>
      </w:r>
      <w:r>
        <w:rPr>
          <w:rFonts w:ascii="Helvetica Neue" w:hAnsi="Helvetica Neue"/>
          <w:rtl w:val="0"/>
          <w:lang w:val="en-US"/>
        </w:rPr>
        <w:t>e) Certified True Copy of Tax Declaration</w:t>
      </w:r>
      <w:r>
        <w:rPr>
          <w:rFonts w:ascii="Helvetica Neue" w:cs="Helvetica Neue" w:hAnsi="Helvetica Neue" w:eastAsia="Helvetica Neue"/>
        </w:rPr>
        <w:br w:type="textWrapping"/>
      </w:r>
      <w:r>
        <w:rPr>
          <w:rFonts w:ascii="Helvetica Neue" w:hAnsi="Helvetica Neue"/>
          <w:rtl w:val="0"/>
          <w:lang w:val="en-US"/>
        </w:rPr>
        <w:t xml:space="preserve">f) Original </w:t>
      </w:r>
      <w:del w:id="106" w:date="2026-02-05T09:44:40Z" w:author="Xander Verceles">
        <w:r>
          <w:rPr>
            <w:rFonts w:ascii="Helvetica Neue" w:hAnsi="Helvetica Neue"/>
            <w:rtl w:val="0"/>
            <w:lang w:val="en-US"/>
          </w:rPr>
          <w:delText xml:space="preserve">Copy of </w:delText>
        </w:r>
      </w:del>
      <w:r>
        <w:rPr>
          <w:rFonts w:ascii="Helvetica Neue" w:hAnsi="Helvetica Neue"/>
          <w:rtl w:val="0"/>
          <w:lang w:val="en-US"/>
        </w:rPr>
        <w:t>Real Property Tax payment for year 202</w:t>
      </w:r>
      <w:ins w:id="107" w:date="2026-02-05T09:43:48Z" w:author="Xander Verceles">
        <w:r>
          <w:rPr>
            <w:rFonts w:ascii="Helvetica Neue" w:hAnsi="Helvetica Neue"/>
            <w:rtl w:val="0"/>
            <w:lang w:val="en-US"/>
          </w:rPr>
          <w:t>6</w:t>
        </w:r>
      </w:ins>
      <w:del w:id="108" w:date="2026-02-05T09:43:47Z" w:author="Xander Verceles">
        <w:r>
          <w:rPr>
            <w:rFonts w:ascii="Helvetica Neue" w:hAnsi="Helvetica Neue"/>
            <w:rtl w:val="0"/>
            <w:lang w:val="en-US"/>
          </w:rPr>
          <w:delText>5</w:delText>
        </w:r>
      </w:del>
      <w:r>
        <w:rPr>
          <w:rFonts w:ascii="Helvetica Neue" w:cs="Helvetica Neue" w:hAnsi="Helvetica Neue" w:eastAsia="Helvetica Neue"/>
        </w:rPr>
        <w:br w:type="textWrapping"/>
      </w:r>
      <w:r>
        <w:rPr>
          <w:rFonts w:ascii="Helvetica Neue" w:hAnsi="Helvetica Neue"/>
          <w:rtl w:val="0"/>
          <w:lang w:val="en-US"/>
        </w:rPr>
        <w:t>g) Original</w:t>
      </w:r>
      <w:del w:id="109" w:date="2026-02-05T09:44:26Z" w:author="Xander Verceles">
        <w:r>
          <w:rPr>
            <w:rFonts w:ascii="Helvetica Neue" w:hAnsi="Helvetica Neue"/>
            <w:rtl w:val="0"/>
            <w:lang w:val="en-US"/>
          </w:rPr>
          <w:delText xml:space="preserve"> copy of</w:delText>
        </w:r>
      </w:del>
      <w:r>
        <w:rPr>
          <w:rFonts w:ascii="Helvetica Neue" w:hAnsi="Helvetica Neue"/>
          <w:rtl w:val="0"/>
          <w:lang w:val="en-US"/>
        </w:rPr>
        <w:t xml:space="preserve"> Official Receipt for Association Dues for year 2025</w:t>
      </w:r>
      <w:r>
        <w:rPr>
          <w:rFonts w:ascii="Helvetica Neue" w:cs="Helvetica Neue" w:hAnsi="Helvetica Neue" w:eastAsia="Helvetica Neue"/>
        </w:rPr>
        <w:br w:type="textWrapping"/>
      </w:r>
      <w:r>
        <w:rPr>
          <w:rFonts w:ascii="Helvetica Neue" w:hAnsi="Helvetica Neue"/>
          <w:rtl w:val="0"/>
          <w:lang w:val="en-US"/>
        </w:rPr>
        <w:t>h) Copy of Notice of Offer to Sell to Rockwell Residential Towers Condominum Corporation</w:t>
      </w:r>
      <w:r>
        <w:rPr>
          <w:rFonts w:ascii="Helvetica Neue" w:cs="Helvetica Neue" w:hAnsi="Helvetica Neue" w:eastAsia="Helvetica Neue"/>
        </w:rPr>
        <w:br w:type="textWrapping"/>
      </w:r>
      <w:r>
        <w:rPr>
          <w:rFonts w:ascii="Helvetica Neue" w:hAnsi="Helvetica Neue"/>
          <w:rtl w:val="0"/>
          <w:lang w:val="en-US"/>
        </w:rPr>
        <w:t>i) Certificate of Ownership</w:t>
      </w:r>
      <w:r>
        <w:rPr>
          <w:rFonts w:ascii="Helvetica Neue" w:cs="Helvetica Neue" w:hAnsi="Helvetica Neue" w:eastAsia="Helvetica Neue"/>
        </w:rPr>
        <w:br w:type="textWrapping"/>
      </w:r>
      <w:r>
        <w:rPr>
          <w:rFonts w:ascii="Helvetica Neue" w:hAnsi="Helvetica Neue"/>
          <w:rtl w:val="0"/>
          <w:lang w:val="en-US"/>
        </w:rPr>
        <w:t>j) Certificate of Non Delinquency</w:t>
      </w:r>
      <w:r>
        <w:rPr>
          <w:rFonts w:ascii="Helvetica Neue" w:cs="Helvetica Neue" w:hAnsi="Helvetica Neue" w:eastAsia="Helvetica Neue"/>
        </w:rPr>
        <w:br w:type="textWrapping"/>
      </w:r>
      <w:r>
        <w:rPr>
          <w:rFonts w:ascii="Helvetica Neue" w:hAnsi="Helvetica Neue"/>
          <w:rtl w:val="0"/>
          <w:lang w:val="en-US"/>
        </w:rPr>
        <w:t xml:space="preserve">k) Letter to </w:t>
      </w:r>
      <w:del w:id="110" w:date="2026-02-09T10:14:08Z" w:author="Xander Verceles">
        <w:r>
          <w:rPr>
            <w:rFonts w:ascii="Helvetica Neue" w:hAnsi="Helvetica Neue"/>
            <w:rtl w:val="0"/>
            <w:lang w:val="en-US"/>
          </w:rPr>
          <w:delText>Edades</w:delText>
        </w:r>
      </w:del>
      <w:ins w:id="111" w:date="2026-02-09T10:14:10Z" w:author="Xander Verceles">
        <w:r>
          <w:rPr>
            <w:rFonts w:ascii="Helvetica Neue" w:hAnsi="Helvetica Neue"/>
            <w:rtl w:val="0"/>
            <w:lang w:val="en-US"/>
          </w:rPr>
          <w:t>One Rockwell</w:t>
        </w:r>
      </w:ins>
      <w:r>
        <w:rPr>
          <w:rFonts w:ascii="Helvetica Neue" w:hAnsi="Helvetica Neue"/>
          <w:rtl w:val="0"/>
          <w:lang w:val="en-US"/>
        </w:rPr>
        <w:t xml:space="preserve"> </w:t>
      </w:r>
      <w:ins w:id="112" w:date="2026-02-05T09:43:58Z" w:author="Xander Verceles">
        <w:r>
          <w:rPr>
            <w:rFonts w:ascii="Helvetica Neue" w:hAnsi="Helvetica Neue"/>
            <w:rtl w:val="0"/>
            <w:lang w:val="en-US"/>
          </w:rPr>
          <w:t>A</w:t>
        </w:r>
      </w:ins>
      <w:del w:id="113" w:date="2026-02-05T09:43:57Z" w:author="Xander Verceles">
        <w:r>
          <w:rPr>
            <w:rFonts w:ascii="Helvetica Neue" w:hAnsi="Helvetica Neue"/>
            <w:rtl w:val="0"/>
            <w:lang w:val="en-US"/>
          </w:rPr>
          <w:delText>a</w:delText>
        </w:r>
      </w:del>
      <w:r>
        <w:rPr>
          <w:rFonts w:ascii="Helvetica Neue" w:hAnsi="Helvetica Neue"/>
          <w:rtl w:val="0"/>
          <w:lang w:val="en-US"/>
        </w:rPr>
        <w:t>dministration notifying of Sale</w:t>
      </w:r>
      <w:r>
        <w:rPr>
          <w:rFonts w:ascii="Helvetica Neue" w:cs="Helvetica Neue" w:hAnsi="Helvetica Neue" w:eastAsia="Helvetica Neue"/>
        </w:rPr>
        <w:br w:type="textWrapping"/>
      </w:r>
      <w:r>
        <w:rPr>
          <w:rFonts w:ascii="Helvetica Neue" w:hAnsi="Helvetica Neue"/>
          <w:rtl w:val="0"/>
          <w:lang w:val="en-US"/>
        </w:rPr>
        <w:t>l) Certificate of Non Tenancy</w:t>
      </w:r>
      <w:r>
        <w:rPr>
          <w:rFonts w:ascii="Helvetica Neue" w:cs="Helvetica Neue" w:hAnsi="Helvetica Neue" w:eastAsia="Helvetica Neue"/>
        </w:rPr>
        <w:br w:type="textWrapping"/>
      </w:r>
      <w:r>
        <w:rPr>
          <w:rFonts w:ascii="Helvetica Neue" w:hAnsi="Helvetica Neue"/>
          <w:rtl w:val="0"/>
          <w:lang w:val="en-US"/>
        </w:rPr>
        <w:t>m) Certificate of Finished Posting</w:t>
      </w:r>
      <w:r>
        <w:rPr>
          <w:rFonts w:ascii="Helvetica Neue" w:cs="Helvetica Neue" w:hAnsi="Helvetica Neue" w:eastAsia="Helvetica Neue"/>
        </w:rPr>
        <w:br w:type="textWrapping"/>
        <w:br w:type="textWrapping"/>
      </w:r>
      <w:r>
        <w:rPr>
          <w:rFonts w:ascii="Helvetica Neue" w:hAnsi="Helvetica Neue"/>
          <w:rtl w:val="0"/>
          <w:lang w:val="en-US"/>
        </w:rPr>
        <w:t>The following document will be surrendered after full payment:</w:t>
      </w:r>
      <w:r>
        <w:rPr>
          <w:rFonts w:ascii="Helvetica Neue" w:cs="Helvetica Neue" w:hAnsi="Helvetica Neue" w:eastAsia="Helvetica Neue"/>
        </w:rPr>
        <w:br w:type="textWrapping"/>
      </w:r>
      <w:r>
        <w:rPr>
          <w:rFonts w:ascii="Helvetica Neue" w:hAnsi="Helvetica Neue"/>
          <w:rtl w:val="0"/>
          <w:lang w:val="en-US"/>
        </w:rPr>
        <w:t xml:space="preserve">Certificate of Management from </w:t>
      </w:r>
      <w:del w:id="114" w:date="2026-02-05T09:44:03Z" w:author="Xander Verceles">
        <w:r>
          <w:rPr>
            <w:rFonts w:ascii="Helvetica Neue" w:hAnsi="Helvetica Neue"/>
            <w:rtl w:val="0"/>
            <w:lang w:val="en-US"/>
          </w:rPr>
          <w:delText>Edades</w:delText>
        </w:r>
      </w:del>
      <w:ins w:id="115" w:date="2026-02-05T09:44:06Z" w:author="Xander Verceles">
        <w:r>
          <w:rPr>
            <w:rFonts w:ascii="Helvetica Neue" w:hAnsi="Helvetica Neue"/>
            <w:rtl w:val="0"/>
            <w:lang w:val="en-US"/>
          </w:rPr>
          <w:t>One Rockwell</w:t>
        </w:r>
      </w:ins>
      <w:r>
        <w:rPr>
          <w:rFonts w:ascii="Helvetica Neue" w:hAnsi="Helvetica Neue"/>
          <w:rtl w:val="0"/>
          <w:lang w:val="en-US"/>
        </w:rPr>
        <w:t xml:space="preserve"> </w:t>
      </w:r>
      <w:ins w:id="116" w:date="2026-02-05T09:44:13Z" w:author="Xander Verceles">
        <w:r>
          <w:rPr>
            <w:rFonts w:ascii="Helvetica Neue" w:hAnsi="Helvetica Neue"/>
            <w:rtl w:val="0"/>
            <w:lang w:val="en-US"/>
          </w:rPr>
          <w:t xml:space="preserve">East </w:t>
        </w:r>
      </w:ins>
      <w:del w:id="117" w:date="2026-02-05T09:44:08Z" w:author="Xander Verceles">
        <w:r>
          <w:rPr>
            <w:rFonts w:ascii="Helvetica Neue" w:hAnsi="Helvetica Neue"/>
            <w:rtl w:val="0"/>
            <w:lang w:val="en-US"/>
          </w:rPr>
          <w:delText xml:space="preserve">Tower </w:delText>
        </w:r>
      </w:del>
      <w:r>
        <w:rPr>
          <w:rFonts w:ascii="Helvetica Neue" w:hAnsi="Helvetica Neue"/>
          <w:rtl w:val="0"/>
          <w:lang w:val="en-US"/>
        </w:rPr>
        <w:t>Condominum Association</w:t>
      </w:r>
      <w:r>
        <w:rPr>
          <w:rFonts w:ascii="Helvetica Neue" w:cs="Helvetica Neue" w:hAnsi="Helvetica Neue" w:eastAsia="Helvetica Neue"/>
        </w:rPr>
        <w:br w:type="textWrapping"/>
        <w:br w:type="textWrapping"/>
      </w:r>
    </w:p>
    <w:p>
      <w:pPr>
        <w:pStyle w:val="Normal.0"/>
        <w:numPr>
          <w:ilvl w:val="0"/>
          <w:numId w:val="2"/>
        </w:numPr>
        <w:bidi w:val="0"/>
        <w:ind w:right="0"/>
        <w:jc w:val="both"/>
        <w:rPr>
          <w:rFonts w:ascii="Helvetica Neue" w:hAnsi="Helvetica Neue"/>
          <w:rtl w:val="0"/>
          <w:lang w:val="en-US"/>
        </w:rPr>
      </w:pPr>
      <w:r>
        <w:rPr>
          <w:rFonts w:ascii="Helvetica Neue" w:hAnsi="Helvetica Neue"/>
          <w:rtl w:val="0"/>
          <w:lang w:val="en-US"/>
        </w:rPr>
        <w:t xml:space="preserve">Capital Gains Tax, Creditable Withholding Tax, or Value Added Tax, if applicable shall be for the account of the </w:t>
      </w:r>
      <w:r>
        <w:rPr>
          <w:rFonts w:ascii="Helvetica Neue" w:hAnsi="Helvetica Neue"/>
          <w:b w:val="1"/>
          <w:bCs w:val="1"/>
          <w:rtl w:val="0"/>
          <w:lang w:val="en-US"/>
        </w:rPr>
        <w:t>SELLER</w:t>
      </w:r>
      <w:r>
        <w:rPr>
          <w:rFonts w:ascii="Helvetica Neue" w:hAnsi="Helvetica Neue"/>
          <w:rtl w:val="0"/>
          <w:lang w:val="en-US"/>
        </w:rPr>
        <w:t xml:space="preserve"> while Documentary Stamp Tax, transfer tax and registration expenses to register the Deed of Absolute Sale and transfer the title of the Subject Property in favor of the </w:t>
      </w:r>
      <w:r>
        <w:rPr>
          <w:rFonts w:ascii="Helvetica Neue" w:hAnsi="Helvetica Neue"/>
          <w:b w:val="1"/>
          <w:bCs w:val="1"/>
          <w:rtl w:val="0"/>
          <w:lang w:val="en-US"/>
        </w:rPr>
        <w:t>BUYER</w:t>
      </w:r>
      <w:r>
        <w:rPr>
          <w:rFonts w:ascii="Helvetica Neue" w:hAnsi="Helvetica Neue"/>
          <w:rtl w:val="0"/>
          <w:lang w:val="en-US"/>
        </w:rPr>
        <w:t xml:space="preserve">, shall be for the account of the </w:t>
      </w:r>
      <w:r>
        <w:rPr>
          <w:rFonts w:ascii="Helvetica Neue" w:hAnsi="Helvetica Neue"/>
          <w:b w:val="1"/>
          <w:bCs w:val="1"/>
          <w:rtl w:val="0"/>
          <w:lang w:val="en-US"/>
        </w:rPr>
        <w:t>BUYER.</w:t>
      </w:r>
      <w:r>
        <w:rPr>
          <w:rFonts w:ascii="Helvetica Neue" w:hAnsi="Helvetica Neue"/>
          <w:rtl w:val="0"/>
          <w:lang w:val="en-US"/>
        </w:rPr>
        <w:t xml:space="preserve"> The real property tax, association dues, utilities, back taxes if any, and special assessments on the Subject Property up to the date of the signing of the Deed of Absolute Sale are to be paid by the </w:t>
      </w:r>
      <w:r>
        <w:rPr>
          <w:rFonts w:ascii="Helvetica Neue" w:hAnsi="Helvetica Neue"/>
          <w:b w:val="1"/>
          <w:bCs w:val="1"/>
          <w:rtl w:val="0"/>
          <w:lang w:val="en-US"/>
        </w:rPr>
        <w:t>SELLER</w:t>
      </w:r>
      <w:r>
        <w:rPr>
          <w:rFonts w:ascii="Helvetica Neue" w:hAnsi="Helvetica Neue"/>
          <w:rtl w:val="0"/>
          <w:lang w:val="en-US"/>
        </w:rPr>
        <w:t>;</w:t>
      </w:r>
    </w:p>
    <w:p>
      <w:pPr>
        <w:pStyle w:val="Normal.0"/>
        <w:ind w:left="720" w:firstLine="0"/>
        <w:jc w:val="both"/>
        <w:rPr>
          <w:del w:id="118" w:date="2026-02-05T09:48:42Z" w:author="Xander Verceles"/>
        </w:rPr>
      </w:pPr>
    </w:p>
    <w:p>
      <w:pPr>
        <w:pStyle w:val="Normal.0"/>
        <w:jc w:val="both"/>
        <w:rPr>
          <w:del w:id="119" w:date="2026-02-05T09:48:42Z" w:author="Xander Verceles"/>
        </w:rPr>
      </w:pPr>
    </w:p>
    <w:p>
      <w:pPr>
        <w:pStyle w:val="Normal.0"/>
        <w:tabs>
          <w:tab w:val="left" w:pos="8640"/>
        </w:tabs>
        <w:rPr>
          <w:del w:id="120" w:date="2026-02-05T09:48:42Z" w:author="Xander Verceles"/>
        </w:rPr>
      </w:pPr>
    </w:p>
    <w:p>
      <w:pPr>
        <w:pStyle w:val="Normal.0"/>
        <w:tabs>
          <w:tab w:val="left" w:pos="8640"/>
        </w:tabs>
        <w:rPr>
          <w:rFonts w:ascii="Helvetica Neue" w:cs="Helvetica Neue" w:hAnsi="Helvetica Neue" w:eastAsia="Helvetica Neue"/>
        </w:rPr>
      </w:pPr>
      <w:del w:id="121" w:date="2026-02-05T09:48:42Z" w:author="Xander Verceles">
        <w:r>
          <w:rPr/>
          <w:br w:type="textWrapping"/>
          <w:br w:type="textWrapping"/>
          <w:br w:type="textWrapping"/>
          <w:br w:type="textWrapping"/>
          <w:br w:type="textWrapping"/>
          <w:br w:type="textWrapping"/>
        </w:r>
      </w:del>
      <w:r>
        <w:br w:type="textWrapping"/>
      </w:r>
      <w:r>
        <w:rPr>
          <w:rFonts w:ascii="Helvetica Neue" w:cs="Helvetica Neue" w:hAnsi="Helvetica Neue" w:eastAsia="Helvetica Neue"/>
        </w:rPr>
        <w:br w:type="textWrapping"/>
      </w:r>
    </w:p>
    <w:p>
      <w:pPr>
        <w:pStyle w:val="Normal.0"/>
        <w:tabs>
          <w:tab w:val="left" w:pos="8640"/>
        </w:tabs>
        <w:rPr>
          <w:rFonts w:ascii="Helvetica Neue" w:cs="Helvetica Neue" w:hAnsi="Helvetica Neue" w:eastAsia="Helvetica Neue"/>
        </w:rPr>
      </w:pPr>
      <w:r>
        <w:rPr>
          <w:rFonts w:ascii="Helvetica Neue" w:hAnsi="Helvetica Neue"/>
          <w:rtl w:val="0"/>
          <w:lang w:val="en-US"/>
        </w:rPr>
        <w:t xml:space="preserve">            IN WITNESS WHEREOF, the parties hereto have set their hands to this instrument on this _____ day of May at Makati City, Metro Manila, Philippines.    </w:t>
      </w:r>
    </w:p>
    <w:p>
      <w:pPr>
        <w:pStyle w:val="Normal.0"/>
        <w:tabs>
          <w:tab w:val="left" w:pos="8640"/>
        </w:tabs>
        <w:rPr>
          <w:rFonts w:ascii="Helvetica Neue" w:cs="Helvetica Neue" w:hAnsi="Helvetica Neue" w:eastAsia="Helvetica Neue"/>
        </w:rPr>
      </w:pPr>
      <w:r>
        <w:rPr>
          <w:rFonts w:ascii="Helvetica Neue" w:hAnsi="Helvetica Neue"/>
          <w:rtl w:val="0"/>
          <w:lang w:val="en-US"/>
        </w:rPr>
        <w:t xml:space="preserve">    </w:t>
      </w:r>
    </w:p>
    <w:p>
      <w:pPr>
        <w:pStyle w:val="Normal.0"/>
        <w:rPr>
          <w:del w:id="122" w:date="2026-02-05T09:46:06Z" w:author="Xander Verceles"/>
          <w:rFonts w:ascii="Helvetica Neue" w:cs="Helvetica Neue" w:hAnsi="Helvetica Neue" w:eastAsia="Helvetica Neue"/>
          <w:b w:val="1"/>
          <w:bCs w:val="1"/>
        </w:rPr>
      </w:pPr>
      <w:del w:id="123" w:date="2026-02-05T09:46:06Z" w:author="Xander Verceles">
        <w:r>
          <w:rPr>
            <w:rFonts w:ascii="Helvetica Neue" w:hAnsi="Helvetica Neue"/>
            <w:b w:val="1"/>
            <w:bCs w:val="1"/>
            <w:rtl w:val="0"/>
            <w:lang w:val="en-US"/>
          </w:rPr>
          <w:delText>SELLER:</w:delText>
          <w:tab/>
          <w:tab/>
          <w:tab/>
          <w:tab/>
          <w:tab/>
          <w:tab/>
          <w:tab/>
          <w:tab/>
          <w:tab/>
        </w:r>
      </w:del>
    </w:p>
    <w:p>
      <w:pPr>
        <w:pStyle w:val="Normal.0"/>
        <w:tabs>
          <w:tab w:val="left" w:pos="8640"/>
        </w:tabs>
        <w:rPr>
          <w:rFonts w:ascii="Helvetica Neue" w:cs="Helvetica Neue" w:hAnsi="Helvetica Neue" w:eastAsia="Helvetica Neue"/>
          <w:b w:val="1"/>
          <w:bCs w:val="1"/>
        </w:rPr>
      </w:pPr>
    </w:p>
    <w:p>
      <w:pPr>
        <w:pStyle w:val="Normal.0"/>
        <w:rPr>
          <w:del w:id="124" w:date="2026-02-05T09:45:27Z" w:author="Xander Verceles"/>
          <w:rFonts w:ascii="Helvetica Neue" w:cs="Helvetica Neue" w:hAnsi="Helvetica Neue" w:eastAsia="Helvetica Neue"/>
          <w:b w:val="1"/>
          <w:bCs w:val="1"/>
          <w:sz w:val="20"/>
          <w:szCs w:val="20"/>
        </w:rPr>
      </w:pPr>
      <w:del w:id="125" w:date="2026-02-05T09:45:27Z" w:author="Xander Verceles">
        <w:r>
          <w:rPr>
            <w:rFonts w:ascii="Helvetica Neue" w:hAnsi="Helvetica Neue"/>
            <w:b w:val="1"/>
            <w:bCs w:val="1"/>
            <w:rtl w:val="0"/>
            <w:lang w:val="en-US"/>
          </w:rPr>
          <w:delText>SPS. Clarissa Alvarez Buenaventura and Ryan Dulamal Nandwani</w:delText>
        </w:r>
      </w:del>
      <w:del w:id="126" w:date="2026-02-05T09:45:27Z" w:author="Xander Verceles">
        <w:r>
          <w:rPr>
            <w:rFonts w:ascii="Helvetica Neue" w:cs="Helvetica Neue" w:hAnsi="Helvetica Neue" w:eastAsia="Helvetica Neue"/>
            <w:b w:val="1"/>
            <w:bCs w:val="1"/>
            <w:sz w:val="20"/>
            <w:szCs w:val="20"/>
          </w:rPr>
          <w:tab/>
        </w:r>
      </w:del>
    </w:p>
    <w:p>
      <w:pPr>
        <w:pStyle w:val="Normal.0"/>
        <w:rPr>
          <w:del w:id="127" w:date="2026-02-05T09:45:27Z" w:author="Xander Verceles"/>
          <w:rFonts w:ascii="Helvetica Neue" w:cs="Helvetica Neue" w:hAnsi="Helvetica Neue" w:eastAsia="Helvetica Neue"/>
          <w:b w:val="1"/>
          <w:bCs w:val="1"/>
          <w:sz w:val="20"/>
          <w:szCs w:val="20"/>
        </w:rPr>
      </w:pPr>
      <w:del w:id="128" w:date="2026-02-05T09:45:27Z" w:author="Xander Verceles">
        <w:r>
          <w:rPr>
            <w:rFonts w:ascii="Helvetica Neue" w:hAnsi="Helvetica Neue"/>
            <w:b w:val="1"/>
            <w:bCs w:val="1"/>
            <w:sz w:val="20"/>
            <w:szCs w:val="20"/>
            <w:rtl w:val="0"/>
            <w:lang w:val="en-US"/>
          </w:rPr>
          <w:delText>TIN:   401-577-149-000</w:delText>
          <w:tab/>
          <w:tab/>
          <w:tab/>
          <w:tab/>
          <w:delText>286-143-138-000</w:delText>
        </w:r>
      </w:del>
    </w:p>
    <w:p>
      <w:pPr>
        <w:pStyle w:val="Normal.0"/>
        <w:widowControl w:val="0"/>
        <w:rPr>
          <w:ins w:id="129" w:date="2026-02-05T09:46:56Z" w:author="Xander Verceles"/>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pPr>
      <w:ins w:id="130" w:date="2026-02-05T09:46:56Z" w:author="Xander Verceles">
        <w:r>
          <w:rPr>
            <w:rFonts w:ascii="Helvetica Neue" w:hAnsi="Helvetica Neue"/>
            <w:b w:val="1"/>
            <w:bCs w:val="1"/>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w="12700" w14:cap="flat">
              <w14:noFill/>
              <w14:miter w14:lim="400000"/>
            </w14:textOutline>
            <w14:textFill>
              <w14:solidFill>
                <w14:srgbClr w14:val="000000"/>
              </w14:solidFill>
            </w14:textFill>
          </w:rPr>
          <w:t>___________________________________</w:t>
        </w:r>
      </w:ins>
      <w:ins w:id="131"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tab/>
        </w:r>
      </w:ins>
      <w:ins w:id="132"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tab/>
        </w:r>
      </w:ins>
      <w:ins w:id="133"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tab/>
        </w:r>
      </w:ins>
      <w:ins w:id="134"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tab/>
        </w:r>
      </w:ins>
      <w:ins w:id="135" w:date="2026-02-05T09:46:56Z" w:author="Xander Verceles">
        <w:r>
          <w:rPr>
            <w:rFonts w:ascii="Helvetica Neue" w:hAnsi="Helvetica Neue"/>
            <w:b w:val="1"/>
            <w:bCs w:val="1"/>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w="12700" w14:cap="flat">
              <w14:noFill/>
              <w14:miter w14:lim="400000"/>
            </w14:textOutline>
            <w14:textFill>
              <w14:solidFill>
                <w14:srgbClr w14:val="000000"/>
              </w14:solidFill>
            </w14:textFill>
          </w:rPr>
          <w:t>___________________________________</w:t>
        </w:r>
      </w:ins>
    </w:p>
    <w:p>
      <w:pPr>
        <w:pStyle w:val="Normal.0"/>
        <w:widowControl w:val="0"/>
        <w:rPr>
          <w:ins w:id="136" w:date="2026-02-05T09:46:56Z" w:author="Xander Verceles"/>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ins w:id="137" w:date="2026-02-05T09:46:56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Christopher David T. Verceles</w:t>
        </w:r>
      </w:ins>
      <w:ins w:id="138"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39"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0"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1"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2" w:date="2026-02-05T09:46:56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Lourdes Antonette Y. Tan</w:t>
        </w:r>
      </w:ins>
    </w:p>
    <w:p>
      <w:pPr>
        <w:pStyle w:val="Normal.0"/>
        <w:widowControl w:val="0"/>
        <w:rPr>
          <w:ins w:id="143" w:date="2026-02-05T09:46:56Z" w:author="Xander Verceles"/>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ins w:id="144" w:date="2026-02-05T09:46:56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SELLER</w:t>
        </w:r>
      </w:ins>
      <w:ins w:id="145"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6"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7"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8"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49"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50"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51" w:date="2026-02-05T09:46:56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tab/>
        </w:r>
      </w:ins>
      <w:ins w:id="152" w:date="2026-02-05T09:46:56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SELLER</w:t>
        </w:r>
      </w:ins>
    </w:p>
    <w:p>
      <w:pPr>
        <w:pStyle w:val="Normal.0"/>
        <w:widowControl w:val="0"/>
        <w:jc w:val="center"/>
        <w:rPr>
          <w:del w:id="153" w:date="2026-02-05T09:46:45Z" w:author="Xander Verceles"/>
          <w:rFonts w:ascii="Helvetica Neue" w:cs="Helvetica Neue" w:hAnsi="Helvetica Neue" w:eastAsia="Helvetica Neue"/>
          <w:b w:val="1"/>
          <w:bCs w:val="1"/>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del w:id="154" w:date="2026-02-05T09:46:45Z" w:author="Xander Verceles">
        <w:r>
          <w:rPr>
            <w:rFonts w:ascii="Helvetica Neue" w:cs="Helvetica Neue" w:hAnsi="Helvetica Neue" w:eastAsia="Helvetica Neue"/>
            <w:b w:val="1"/>
            <w:bCs w:val="1"/>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tab/>
          <w:tab/>
          <w:tab/>
          <w:tab/>
          <w:tab/>
          <w:tab/>
          <w:tab/>
          <w:tab/>
          <w:tab/>
        </w:r>
      </w:del>
    </w:p>
    <w:p>
      <w:pPr>
        <w:pStyle w:val="Normal.0"/>
        <w:jc w:val="both"/>
        <w:rPr>
          <w:ins w:id="155" w:date="2026-02-05T09:46:45Z" w:author="Xander Verceles"/>
          <w:rFonts w:ascii="Helvetica Neue" w:cs="Helvetica Neue" w:hAnsi="Helvetica Neue" w:eastAsia="Helvetica Neue"/>
        </w:rPr>
      </w:pPr>
    </w:p>
    <w:p>
      <w:pPr>
        <w:pStyle w:val="Normal.0"/>
        <w:jc w:val="both"/>
        <w:rPr>
          <w:ins w:id="156" w:date="2026-02-05T09:46:45Z" w:author="Xander Verceles"/>
          <w:rFonts w:ascii="Helvetica Neue" w:cs="Helvetica Neue" w:hAnsi="Helvetica Neue" w:eastAsia="Helvetica Neue"/>
        </w:rPr>
      </w:pPr>
    </w:p>
    <w:p>
      <w:pPr>
        <w:pStyle w:val="Normal.0"/>
        <w:widowControl w:val="0"/>
        <w:rPr>
          <w:ins w:id="157" w:date="2026-02-05T09:46:45Z" w:author="Xander Verceles"/>
          <w:rFonts w:ascii="Helvetica Neue" w:cs="Helvetica Neue" w:hAnsi="Helvetica Neue" w:eastAsia="Helvetica Neue"/>
          <w:b w:val="1"/>
          <w:bCs w:val="1"/>
          <w:caps w:val="0"/>
          <w:smallCaps w:val="0"/>
          <w:strike w:val="0"/>
          <w:dstrike w:val="0"/>
          <w:outline w:val="0"/>
          <w:color w:val="000000"/>
          <w:spacing w:val="0"/>
          <w:kern w:val="0"/>
          <w:position w:val="0"/>
          <w:sz w:val="18"/>
          <w:szCs w:val="18"/>
          <w:u w:val="none" w:color="000000"/>
          <w:shd w:val="nil" w:color="auto" w:fill="auto"/>
          <w:vertAlign w:val="baseline"/>
          <w14:textOutline w14:w="12700" w14:cap="flat">
            <w14:noFill/>
            <w14:miter w14:lim="400000"/>
          </w14:textOutline>
          <w14:textFill>
            <w14:solidFill>
              <w14:srgbClr w14:val="000000"/>
            </w14:solidFill>
          </w14:textFill>
        </w:rPr>
      </w:pPr>
      <w:ins w:id="158" w:date="2026-02-05T09:46:45Z" w:author="Xander Verceles">
        <w:r>
          <w:rPr>
            <w:rFonts w:ascii="Helvetica Neue" w:hAnsi="Helvetica Neue"/>
            <w:b w:val="1"/>
            <w:bCs w:val="1"/>
            <w:caps w:val="0"/>
            <w:smallCaps w:val="0"/>
            <w:strike w:val="0"/>
            <w:dstrike w:val="0"/>
            <w:outline w:val="0"/>
            <w:color w:val="000000"/>
            <w:spacing w:val="0"/>
            <w:kern w:val="0"/>
            <w:position w:val="0"/>
            <w:sz w:val="18"/>
            <w:szCs w:val="18"/>
            <w:u w:val="none" w:color="000000"/>
            <w:shd w:val="nil" w:color="auto" w:fill="auto"/>
            <w:vertAlign w:val="baseline"/>
            <w:rtl w:val="0"/>
            <w:lang w:val="en-US"/>
            <w14:textOutline w14:w="12700" w14:cap="flat">
              <w14:noFill/>
              <w14:miter w14:lim="400000"/>
            </w14:textOutline>
            <w14:textFill>
              <w14:solidFill>
                <w14:srgbClr w14:val="000000"/>
              </w14:solidFill>
            </w14:textFill>
          </w:rPr>
          <w:t>___________________________________</w:t>
        </w:r>
      </w:ins>
    </w:p>
    <w:p>
      <w:pPr>
        <w:pStyle w:val="Normal.0"/>
        <w:widowControl w:val="0"/>
        <w:rPr>
          <w:ins w:id="159" w:date="2026-02-05T09:46:45Z" w:author="Xander Verceles"/>
          <w:rFonts w:ascii="Helvetica Neue" w:cs="Helvetica Neue" w:hAnsi="Helvetica Neue" w:eastAsia="Helvetica Neue"/>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ins w:id="160" w:date="2026-02-05T09:46:45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Dinah Imelda I. Ramos</w:t>
        </w:r>
      </w:ins>
    </w:p>
    <w:p>
      <w:pPr>
        <w:pStyle w:val="Normal.0"/>
        <w:widowControl w:val="0"/>
        <w:rPr>
          <w:del w:id="161" w:date="2026-02-05T09:45:36Z" w:author="Xander Verceles"/>
          <w:rFonts w:ascii="Helvetica Neue" w:cs="Helvetica Neue" w:hAnsi="Helvetica Neue" w:eastAsia="Helvetica Neue"/>
          <w:b w:val="1"/>
          <w:bCs w:val="1"/>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pPr>
      <w:ins w:id="162" w:date="2026-02-05T09:46:45Z" w:author="Xander Verceles">
        <w:r>
          <w:rPr>
            <w:rFonts w:ascii="Helvetica Neue" w:hAnsi="Helvetica Neue"/>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BUYER </w:t>
        </w:r>
      </w:ins>
      <w:del w:id="163" w:date="2026-02-05T09:45:36Z" w:author="Xander Verceles">
        <w:r>
          <w:rPr>
            <w:rFonts w:ascii="Helvetica Neue" w:hAnsi="Helvetica Neue"/>
            <w:b w:val="1"/>
            <w:bCs w:val="1"/>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delText xml:space="preserve">Represented by </w:delText>
        </w:r>
      </w:del>
    </w:p>
    <w:p>
      <w:pPr>
        <w:pStyle w:val="Normal.0"/>
        <w:rPr>
          <w:del w:id="164" w:date="2026-02-05T09:45:36Z" w:author="Xander Verceles"/>
          <w:rFonts w:ascii="Helvetica Neue" w:cs="Helvetica Neue" w:hAnsi="Helvetica Neue" w:eastAsia="Helvetica Neue"/>
          <w:b w:val="1"/>
          <w:bCs w:val="1"/>
          <w:sz w:val="20"/>
          <w:szCs w:val="20"/>
        </w:rPr>
      </w:pPr>
      <w:del w:id="165" w:date="2026-02-05T09:45:36Z" w:author="Xander Verceles">
        <w:r>
          <w:rPr>
            <w:rFonts w:ascii="Helvetica Neue" w:hAnsi="Helvetica Neue"/>
            <w:b w:val="1"/>
            <w:bCs w:val="1"/>
            <w:sz w:val="20"/>
            <w:szCs w:val="20"/>
            <w:rtl w:val="0"/>
            <w:lang w:val="en-US"/>
          </w:rPr>
          <w:delText>_____________________</w:delText>
        </w:r>
      </w:del>
    </w:p>
    <w:p>
      <w:pPr>
        <w:pStyle w:val="Normal.0"/>
        <w:rPr>
          <w:del w:id="166" w:date="2026-02-05T09:45:36Z" w:author="Xander Verceles"/>
          <w:rFonts w:ascii="Helvetica Neue" w:cs="Helvetica Neue" w:hAnsi="Helvetica Neue" w:eastAsia="Helvetica Neue"/>
          <w:b w:val="1"/>
          <w:bCs w:val="1"/>
          <w:sz w:val="20"/>
          <w:szCs w:val="20"/>
        </w:rPr>
      </w:pPr>
      <w:del w:id="167" w:date="2026-02-05T09:45:36Z" w:author="Xander Verceles">
        <w:r>
          <w:rPr>
            <w:rFonts w:ascii="Helvetica Neue" w:hAnsi="Helvetica Neue"/>
            <w:b w:val="1"/>
            <w:bCs w:val="1"/>
            <w:sz w:val="22"/>
            <w:szCs w:val="22"/>
            <w:rtl w:val="0"/>
            <w:lang w:val="en-US"/>
          </w:rPr>
          <w:delText>Agnes Alvarez Buenaventura</w:delText>
        </w:r>
      </w:del>
    </w:p>
    <w:p>
      <w:pPr>
        <w:pStyle w:val="Normal.0"/>
        <w:rPr>
          <w:del w:id="168" w:date="2026-02-05T09:45:36Z" w:author="Xander Verceles"/>
          <w:rFonts w:ascii="Helvetica Neue" w:cs="Helvetica Neue" w:hAnsi="Helvetica Neue" w:eastAsia="Helvetica Neue"/>
          <w:b w:val="1"/>
          <w:bCs w:val="1"/>
          <w:sz w:val="20"/>
          <w:szCs w:val="20"/>
        </w:rPr>
      </w:pPr>
      <w:del w:id="169" w:date="2026-02-05T09:45:36Z" w:author="Xander Verceles">
        <w:r>
          <w:rPr>
            <w:rFonts w:ascii="Helvetica Neue" w:hAnsi="Helvetica Neue"/>
            <w:b w:val="1"/>
            <w:bCs w:val="1"/>
            <w:sz w:val="20"/>
            <w:szCs w:val="20"/>
            <w:rtl w:val="0"/>
            <w:lang w:val="en-US"/>
          </w:rPr>
          <w:delText>Attourney-in-fact</w:delText>
        </w:r>
      </w:del>
    </w:p>
    <w:p>
      <w:pPr>
        <w:pStyle w:val="Normal.0"/>
        <w:rPr>
          <w:del w:id="170" w:date="2026-02-05T09:45:36Z" w:author="Xander Verceles"/>
          <w:rFonts w:ascii="Helvetica Neue" w:cs="Helvetica Neue" w:hAnsi="Helvetica Neue" w:eastAsia="Helvetica Neue"/>
          <w:b w:val="1"/>
          <w:bCs w:val="1"/>
          <w:sz w:val="20"/>
          <w:szCs w:val="20"/>
        </w:rPr>
      </w:pPr>
      <w:del w:id="171" w:date="2026-02-05T09:45:36Z" w:author="Xander Verceles">
        <w:r>
          <w:rPr>
            <w:rFonts w:ascii="Helvetica Neue" w:hAnsi="Helvetica Neue"/>
            <w:b w:val="1"/>
            <w:bCs w:val="1"/>
            <w:sz w:val="20"/>
            <w:szCs w:val="20"/>
            <w:rtl w:val="0"/>
            <w:lang w:val="en-US"/>
          </w:rPr>
          <w:delText>SELLER</w:delText>
        </w:r>
      </w:del>
    </w:p>
    <w:p>
      <w:pPr>
        <w:pStyle w:val="Normal.0"/>
        <w:rPr>
          <w:del w:id="172" w:date="2026-02-05T09:45:36Z" w:author="Xander Verceles"/>
          <w:rFonts w:ascii="Helvetica Neue" w:cs="Helvetica Neue" w:hAnsi="Helvetica Neue" w:eastAsia="Helvetica Neue"/>
          <w:b w:val="1"/>
          <w:bCs w:val="1"/>
        </w:rPr>
      </w:pPr>
      <w:del w:id="173" w:date="2026-02-05T09:45:36Z" w:author="Xander Verceles">
        <w:r>
          <w:rPr>
            <w:rFonts w:ascii="Helvetica Neue" w:cs="Helvetica Neue" w:hAnsi="Helvetica Neue" w:eastAsia="Helvetica Neue"/>
            <w:b w:val="1"/>
            <w:bCs w:val="1"/>
          </w:rPr>
          <w:tab/>
          <w:tab/>
          <w:tab/>
          <w:tab/>
          <w:tab/>
        </w:r>
      </w:del>
    </w:p>
    <w:p>
      <w:pPr>
        <w:pStyle w:val="Normal.0"/>
        <w:rPr>
          <w:del w:id="174" w:date="2026-02-05T09:45:36Z" w:author="Xander Verceles"/>
          <w:rFonts w:ascii="Helvetica Neue" w:cs="Helvetica Neue" w:hAnsi="Helvetica Neue" w:eastAsia="Helvetica Neue"/>
          <w:b w:val="1"/>
          <w:bCs w:val="1"/>
        </w:rPr>
      </w:pPr>
    </w:p>
    <w:p>
      <w:pPr>
        <w:pStyle w:val="Normal.0"/>
        <w:rPr>
          <w:del w:id="175" w:date="2026-02-05T09:45:36Z" w:author="Xander Verceles"/>
          <w:rFonts w:ascii="Helvetica Neue" w:cs="Helvetica Neue" w:hAnsi="Helvetica Neue" w:eastAsia="Helvetica Neue"/>
          <w:b w:val="1"/>
          <w:bCs w:val="1"/>
          <w:sz w:val="20"/>
          <w:szCs w:val="20"/>
        </w:rPr>
      </w:pPr>
      <w:del w:id="176" w:date="2026-02-05T09:45:36Z" w:author="Xander Verceles">
        <w:r>
          <w:rPr>
            <w:rFonts w:ascii="Helvetica Neue" w:hAnsi="Helvetica Neue"/>
            <w:b w:val="1"/>
            <w:bCs w:val="1"/>
            <w:sz w:val="20"/>
            <w:szCs w:val="20"/>
            <w:rtl w:val="0"/>
            <w:lang w:val="en-US"/>
          </w:rPr>
          <w:delText>_________________________</w:delText>
          <w:tab/>
          <w:tab/>
          <w:tab/>
          <w:tab/>
          <w:tab/>
          <w:tab/>
          <w:delText>______________________</w:delText>
        </w:r>
      </w:del>
    </w:p>
    <w:p>
      <w:pPr>
        <w:pStyle w:val="Normal.0"/>
        <w:spacing w:line="360" w:lineRule="auto"/>
        <w:rPr>
          <w:del w:id="177" w:date="2026-02-05T09:45:36Z" w:author="Xander Verceles"/>
          <w:rFonts w:ascii="Helvetica Neue" w:cs="Helvetica Neue" w:hAnsi="Helvetica Neue" w:eastAsia="Helvetica Neue"/>
          <w:b w:val="1"/>
          <w:bCs w:val="1"/>
          <w:sz w:val="20"/>
          <w:szCs w:val="20"/>
        </w:rPr>
      </w:pPr>
      <w:del w:id="178" w:date="2026-02-05T09:45:36Z" w:author="Xander Verceles">
        <w:r>
          <w:rPr>
            <w:rFonts w:ascii="Helvetica Neue" w:hAnsi="Helvetica Neue"/>
            <w:b w:val="1"/>
            <w:bCs w:val="1"/>
            <w:sz w:val="20"/>
            <w:szCs w:val="20"/>
            <w:rtl w:val="0"/>
            <w:lang w:val="en-US"/>
          </w:rPr>
          <w:delText>Alexis Perez de Tagle Ledesma</w:delText>
          <w:tab/>
          <w:tab/>
          <w:tab/>
          <w:tab/>
          <w:tab/>
          <w:delText>Ma. Amparo M. Ledesma</w:delText>
        </w:r>
      </w:del>
    </w:p>
    <w:p>
      <w:pPr>
        <w:pStyle w:val="Normal.0"/>
        <w:rPr>
          <w:del w:id="179" w:date="2026-02-05T09:45:36Z" w:author="Xander Verceles"/>
          <w:rFonts w:ascii="Helvetica Neue" w:cs="Helvetica Neue" w:hAnsi="Helvetica Neue" w:eastAsia="Helvetica Neue"/>
          <w:b w:val="1"/>
          <w:bCs w:val="1"/>
          <w:sz w:val="20"/>
          <w:szCs w:val="20"/>
        </w:rPr>
      </w:pPr>
      <w:del w:id="180" w:date="2026-02-05T09:45:36Z" w:author="Xander Verceles">
        <w:r>
          <w:rPr>
            <w:rFonts w:ascii="Helvetica Neue" w:hAnsi="Helvetica Neue"/>
            <w:b w:val="1"/>
            <w:bCs w:val="1"/>
            <w:sz w:val="20"/>
            <w:szCs w:val="20"/>
            <w:rtl w:val="0"/>
            <w:lang w:val="en-US"/>
          </w:rPr>
          <w:delText>TIN: 1992-58-83-0000</w:delText>
          <w:tab/>
          <w:tab/>
          <w:tab/>
          <w:tab/>
          <w:tab/>
          <w:tab/>
          <w:tab/>
          <w:delText>TIN: 9093-180-58</w:delText>
        </w:r>
      </w:del>
    </w:p>
    <w:p>
      <w:pPr>
        <w:pStyle w:val="Normal.0"/>
        <w:rPr>
          <w:del w:id="181" w:date="2026-02-05T09:45:36Z" w:author="Xander Verceles"/>
          <w:rFonts w:ascii="Helvetica Neue" w:cs="Helvetica Neue" w:hAnsi="Helvetica Neue" w:eastAsia="Helvetica Neue"/>
          <w:b w:val="1"/>
          <w:bCs w:val="1"/>
          <w:sz w:val="20"/>
          <w:szCs w:val="20"/>
        </w:rPr>
      </w:pPr>
      <w:del w:id="182" w:date="2026-02-05T09:45:36Z" w:author="Xander Verceles">
        <w:r>
          <w:rPr>
            <w:rFonts w:ascii="Helvetica Neue" w:hAnsi="Helvetica Neue"/>
            <w:b w:val="1"/>
            <w:bCs w:val="1"/>
            <w:sz w:val="20"/>
            <w:szCs w:val="20"/>
            <w:rtl w:val="0"/>
            <w:lang w:val="en-US"/>
          </w:rPr>
          <w:delText>BUYER</w:delText>
          <w:tab/>
          <w:tab/>
          <w:tab/>
          <w:tab/>
          <w:tab/>
          <w:tab/>
          <w:tab/>
          <w:tab/>
          <w:tab/>
          <w:delText>BUYER</w:delText>
        </w:r>
      </w:del>
    </w:p>
    <w:p>
      <w:pPr>
        <w:pStyle w:val="Normal.0"/>
        <w:rPr>
          <w:del w:id="183" w:date="2026-02-05T09:45:36Z" w:author="Xander Verceles"/>
          <w:rFonts w:ascii="Helvetica Neue" w:cs="Helvetica Neue" w:hAnsi="Helvetica Neue" w:eastAsia="Helvetica Neue"/>
          <w:b w:val="1"/>
          <w:bCs w:val="1"/>
          <w:sz w:val="20"/>
          <w:szCs w:val="20"/>
        </w:rPr>
      </w:pPr>
      <w:del w:id="184" w:date="2026-02-05T09:45:36Z" w:author="Xander Verceles">
        <w:r>
          <w:rPr>
            <w:rFonts w:ascii="Helvetica Neue" w:cs="Helvetica Neue" w:hAnsi="Helvetica Neue" w:eastAsia="Helvetica Neue"/>
            <w:b w:val="1"/>
            <w:bCs w:val="1"/>
            <w:sz w:val="20"/>
            <w:szCs w:val="20"/>
          </w:rPr>
          <w:tab/>
        </w:r>
      </w:del>
    </w:p>
    <w:p>
      <w:pPr>
        <w:pStyle w:val="Normal.0"/>
        <w:rPr>
          <w:del w:id="185" w:date="2026-02-05T09:45:36Z" w:author="Xander Verceles"/>
          <w:rFonts w:ascii="Helvetica Neue" w:cs="Helvetica Neue" w:hAnsi="Helvetica Neue" w:eastAsia="Helvetica Neue"/>
          <w:b w:val="1"/>
          <w:bCs w:val="1"/>
          <w:sz w:val="20"/>
          <w:szCs w:val="20"/>
        </w:rPr>
      </w:pPr>
      <w:del w:id="186" w:date="2026-02-05T09:45:36Z" w:author="Xander Verceles">
        <w:r>
          <w:rPr>
            <w:rFonts w:ascii="Helvetica Neue" w:hAnsi="Helvetica Neue"/>
            <w:b w:val="1"/>
            <w:bCs w:val="1"/>
            <w:sz w:val="20"/>
            <w:szCs w:val="20"/>
            <w:rtl w:val="0"/>
            <w:lang w:val="en-US"/>
          </w:rPr>
          <w:delText>_________________________</w:delText>
          <w:tab/>
          <w:tab/>
          <w:tab/>
          <w:tab/>
          <w:tab/>
          <w:tab/>
          <w:delText>_________________________</w:delText>
        </w:r>
      </w:del>
    </w:p>
    <w:p>
      <w:pPr>
        <w:pStyle w:val="Normal.0"/>
        <w:spacing w:line="360" w:lineRule="auto"/>
        <w:rPr>
          <w:del w:id="187" w:date="2026-02-05T09:45:36Z" w:author="Xander Verceles"/>
          <w:rFonts w:ascii="Helvetica Neue" w:cs="Helvetica Neue" w:hAnsi="Helvetica Neue" w:eastAsia="Helvetica Neue"/>
          <w:b w:val="1"/>
          <w:bCs w:val="1"/>
          <w:sz w:val="20"/>
          <w:szCs w:val="20"/>
        </w:rPr>
      </w:pPr>
      <w:del w:id="188" w:date="2026-02-05T09:45:36Z" w:author="Xander Verceles">
        <w:r>
          <w:rPr>
            <w:rFonts w:ascii="Helvetica Neue" w:hAnsi="Helvetica Neue"/>
            <w:b w:val="1"/>
            <w:bCs w:val="1"/>
            <w:sz w:val="20"/>
            <w:szCs w:val="20"/>
            <w:rtl w:val="0"/>
            <w:lang w:val="en-US"/>
          </w:rPr>
          <w:delText>Marie Christine P. Ledesma-Ong</w:delText>
          <w:tab/>
          <w:tab/>
          <w:tab/>
          <w:tab/>
          <w:tab/>
          <w:delText>Joel Francisco H. Ong</w:delText>
        </w:r>
      </w:del>
    </w:p>
    <w:p>
      <w:pPr>
        <w:pStyle w:val="Normal.0"/>
        <w:rPr>
          <w:del w:id="189" w:date="2026-02-05T09:45:36Z" w:author="Xander Verceles"/>
          <w:rFonts w:ascii="Helvetica Neue" w:cs="Helvetica Neue" w:hAnsi="Helvetica Neue" w:eastAsia="Helvetica Neue"/>
          <w:b w:val="1"/>
          <w:bCs w:val="1"/>
          <w:sz w:val="20"/>
          <w:szCs w:val="20"/>
        </w:rPr>
      </w:pPr>
      <w:del w:id="190" w:date="2026-02-05T09:45:36Z" w:author="Xander Verceles">
        <w:r>
          <w:rPr>
            <w:rFonts w:ascii="Helvetica Neue" w:hAnsi="Helvetica Neue"/>
            <w:b w:val="1"/>
            <w:bCs w:val="1"/>
            <w:sz w:val="20"/>
            <w:szCs w:val="20"/>
            <w:rtl w:val="0"/>
            <w:lang w:val="en-US"/>
          </w:rPr>
          <w:delText>TIN: 285- 185- 555</w:delText>
          <w:tab/>
          <w:tab/>
          <w:tab/>
          <w:tab/>
          <w:tab/>
          <w:tab/>
          <w:tab/>
          <w:delText>TIN: 199-785-272-000</w:delText>
        </w:r>
      </w:del>
    </w:p>
    <w:p>
      <w:pPr>
        <w:pStyle w:val="Normal.0"/>
        <w:rPr>
          <w:del w:id="191" w:date="2026-02-05T09:45:36Z" w:author="Xander Verceles"/>
          <w:rFonts w:ascii="Helvetica Neue" w:cs="Helvetica Neue" w:hAnsi="Helvetica Neue" w:eastAsia="Helvetica Neue"/>
          <w:b w:val="1"/>
          <w:bCs w:val="1"/>
          <w:sz w:val="20"/>
          <w:szCs w:val="20"/>
        </w:rPr>
      </w:pPr>
      <w:del w:id="192" w:date="2026-02-05T09:45:36Z" w:author="Xander Verceles">
        <w:r>
          <w:rPr>
            <w:rFonts w:ascii="Helvetica Neue" w:hAnsi="Helvetica Neue"/>
            <w:b w:val="1"/>
            <w:bCs w:val="1"/>
            <w:sz w:val="20"/>
            <w:szCs w:val="20"/>
            <w:rtl w:val="0"/>
            <w:lang w:val="en-US"/>
          </w:rPr>
          <w:delText>BUYER</w:delText>
          <w:tab/>
          <w:tab/>
          <w:tab/>
          <w:tab/>
          <w:tab/>
          <w:tab/>
          <w:tab/>
          <w:tab/>
          <w:tab/>
          <w:delText>BUYER</w:delText>
        </w:r>
      </w:del>
    </w:p>
    <w:p>
      <w:pPr>
        <w:pStyle w:val="Normal.0"/>
        <w:rPr>
          <w:del w:id="193" w:date="2026-02-05T09:45:36Z" w:author="Xander Verceles"/>
          <w:rFonts w:ascii="Helvetica Neue" w:cs="Helvetica Neue" w:hAnsi="Helvetica Neue" w:eastAsia="Helvetica Neue"/>
          <w:b w:val="1"/>
          <w:bCs w:val="1"/>
          <w:sz w:val="20"/>
          <w:szCs w:val="20"/>
        </w:rPr>
      </w:pPr>
    </w:p>
    <w:p>
      <w:pPr>
        <w:pStyle w:val="Normal.0"/>
        <w:rPr>
          <w:del w:id="194" w:date="2026-02-05T09:45:36Z" w:author="Xander Verceles"/>
          <w:rFonts w:ascii="Helvetica Neue" w:cs="Helvetica Neue" w:hAnsi="Helvetica Neue" w:eastAsia="Helvetica Neue"/>
          <w:b w:val="1"/>
          <w:bCs w:val="1"/>
          <w:sz w:val="20"/>
          <w:szCs w:val="20"/>
        </w:rPr>
      </w:pPr>
      <w:del w:id="195" w:date="2026-02-05T09:45:36Z" w:author="Xander Verceles">
        <w:r>
          <w:rPr>
            <w:rFonts w:ascii="Helvetica Neue" w:hAnsi="Helvetica Neue"/>
            <w:b w:val="1"/>
            <w:bCs w:val="1"/>
            <w:sz w:val="20"/>
            <w:szCs w:val="20"/>
            <w:rtl w:val="0"/>
            <w:lang w:val="en-US"/>
          </w:rPr>
          <w:delText>_________________________</w:delText>
        </w:r>
      </w:del>
      <w:del w:id="196" w:date="2026-02-05T09:45:36Z" w:author="Xander Verceles">
        <w:r>
          <w:rPr>
            <w:rFonts w:ascii="Helvetica Neue" w:hAnsi="Helvetica Neue"/>
            <w:rtl w:val="0"/>
            <w:lang w:val="en-US"/>
          </w:rPr>
          <w:delText xml:space="preserve"> </w:delText>
          <w:tab/>
          <w:tab/>
          <w:tab/>
          <w:tab/>
          <w:tab/>
          <w:tab/>
        </w:r>
      </w:del>
      <w:del w:id="197" w:date="2026-02-05T09:45:36Z" w:author="Xander Verceles">
        <w:r>
          <w:rPr>
            <w:rFonts w:ascii="Helvetica Neue" w:hAnsi="Helvetica Neue"/>
            <w:b w:val="1"/>
            <w:bCs w:val="1"/>
            <w:sz w:val="20"/>
            <w:szCs w:val="20"/>
            <w:rtl w:val="0"/>
            <w:lang w:val="en-US"/>
          </w:rPr>
          <w:delText>_________________________</w:delText>
        </w:r>
      </w:del>
    </w:p>
    <w:p>
      <w:pPr>
        <w:pStyle w:val="Normal.0"/>
        <w:spacing w:line="360" w:lineRule="auto"/>
        <w:rPr>
          <w:del w:id="198" w:date="2026-02-05T09:45:36Z" w:author="Xander Verceles"/>
          <w:rFonts w:ascii="Helvetica Neue" w:cs="Helvetica Neue" w:hAnsi="Helvetica Neue" w:eastAsia="Helvetica Neue"/>
          <w:b w:val="1"/>
          <w:bCs w:val="1"/>
          <w:sz w:val="20"/>
          <w:szCs w:val="20"/>
        </w:rPr>
      </w:pPr>
      <w:del w:id="199" w:date="2026-02-05T09:45:36Z" w:author="Xander Verceles">
        <w:r>
          <w:rPr>
            <w:rFonts w:ascii="Helvetica Neue" w:hAnsi="Helvetica Neue"/>
            <w:b w:val="1"/>
            <w:bCs w:val="1"/>
            <w:rtl w:val="0"/>
            <w:lang w:val="en-US"/>
          </w:rPr>
          <w:delText>Marie Czarina Celestene P. Ledesma</w:delText>
        </w:r>
      </w:del>
      <w:del w:id="200" w:date="2026-02-05T09:45:36Z" w:author="Xander Verceles">
        <w:r>
          <w:rPr>
            <w:rFonts w:ascii="Helvetica Neue" w:cs="Helvetica Neue" w:hAnsi="Helvetica Neue" w:eastAsia="Helvetica Neue"/>
            <w:b w:val="1"/>
            <w:bCs w:val="1"/>
            <w:sz w:val="20"/>
            <w:szCs w:val="20"/>
            <w:rtl w:val="0"/>
          </w:rPr>
          <w:tab/>
          <w:tab/>
          <w:tab/>
          <w:tab/>
          <w:delText>Royston Toribio A. Cabu</w:delText>
        </w:r>
      </w:del>
      <w:del w:id="201" w:date="2026-02-05T09:45:36Z" w:author="Xander Verceles">
        <w:r>
          <w:rPr>
            <w:rFonts w:ascii="Helvetica Neue" w:hAnsi="Helvetica Neue" w:hint="default"/>
            <w:b w:val="1"/>
            <w:bCs w:val="1"/>
            <w:sz w:val="20"/>
            <w:szCs w:val="20"/>
            <w:rtl w:val="0"/>
            <w:lang w:val="en-US"/>
          </w:rPr>
          <w:delText>ñ</w:delText>
        </w:r>
      </w:del>
      <w:del w:id="202" w:date="2026-02-05T09:45:36Z" w:author="Xander Verceles">
        <w:r>
          <w:rPr>
            <w:rFonts w:ascii="Helvetica Neue" w:hAnsi="Helvetica Neue"/>
            <w:b w:val="1"/>
            <w:bCs w:val="1"/>
            <w:sz w:val="20"/>
            <w:szCs w:val="20"/>
            <w:rtl w:val="0"/>
            <w:lang w:val="en-US"/>
          </w:rPr>
          <w:delText>ag</w:delText>
        </w:r>
      </w:del>
    </w:p>
    <w:p>
      <w:pPr>
        <w:pStyle w:val="Normal.0"/>
        <w:rPr>
          <w:del w:id="203" w:date="2026-02-05T09:45:36Z" w:author="Xander Verceles"/>
          <w:rFonts w:ascii="Helvetica Neue" w:cs="Helvetica Neue" w:hAnsi="Helvetica Neue" w:eastAsia="Helvetica Neue"/>
          <w:b w:val="1"/>
          <w:bCs w:val="1"/>
          <w:sz w:val="20"/>
          <w:szCs w:val="20"/>
        </w:rPr>
      </w:pPr>
      <w:del w:id="204" w:date="2026-02-05T09:45:36Z" w:author="Xander Verceles">
        <w:r>
          <w:rPr>
            <w:rFonts w:ascii="Helvetica Neue" w:hAnsi="Helvetica Neue"/>
            <w:b w:val="1"/>
            <w:bCs w:val="1"/>
            <w:sz w:val="20"/>
            <w:szCs w:val="20"/>
            <w:rtl w:val="0"/>
            <w:lang w:val="en-US"/>
          </w:rPr>
          <w:delText>TIN: 236- 060-917</w:delText>
          <w:tab/>
          <w:tab/>
          <w:tab/>
          <w:tab/>
          <w:tab/>
          <w:tab/>
          <w:tab/>
          <w:delText>TIN: 195-379-305</w:delText>
        </w:r>
      </w:del>
    </w:p>
    <w:p>
      <w:pPr>
        <w:pStyle w:val="Normal.0"/>
        <w:rPr>
          <w:rFonts w:ascii="Helvetica Neue" w:cs="Helvetica Neue" w:hAnsi="Helvetica Neue" w:eastAsia="Helvetica Neue"/>
          <w:b w:val="1"/>
          <w:bCs w:val="1"/>
          <w:sz w:val="20"/>
          <w:szCs w:val="20"/>
        </w:rPr>
      </w:pPr>
      <w:del w:id="205" w:date="2026-02-05T09:45:36Z" w:author="Xander Verceles">
        <w:r>
          <w:rPr>
            <w:rFonts w:ascii="Helvetica Neue" w:hAnsi="Helvetica Neue"/>
            <w:b w:val="1"/>
            <w:bCs w:val="1"/>
            <w:sz w:val="20"/>
            <w:szCs w:val="20"/>
            <w:rtl w:val="0"/>
            <w:lang w:val="en-US"/>
          </w:rPr>
          <w:delText>BUYER</w:delText>
          <w:tab/>
          <w:tab/>
          <w:tab/>
          <w:tab/>
          <w:tab/>
          <w:tab/>
          <w:tab/>
          <w:tab/>
          <w:tab/>
          <w:delText>BUYER</w:delText>
        </w:r>
      </w:del>
    </w:p>
    <w:p>
      <w:pPr>
        <w:pStyle w:val="Normal.0"/>
        <w:jc w:val="both"/>
        <w:rPr>
          <w:rFonts w:ascii="Helvetica Neue" w:cs="Helvetica Neue" w:hAnsi="Helvetica Neue" w:eastAsia="Helvetica Neue"/>
          <w:b w:val="1"/>
          <w:bCs w:val="1"/>
          <w:sz w:val="20"/>
          <w:szCs w:val="20"/>
        </w:rPr>
      </w:pPr>
      <w:r>
        <w:rPr>
          <w:rFonts w:ascii="Helvetica Neue" w:cs="Helvetica Neue" w:hAnsi="Helvetica Neue" w:eastAsia="Helvetica Neue"/>
          <w:b w:val="1"/>
          <w:bCs w:val="1"/>
          <w:sz w:val="20"/>
          <w:szCs w:val="20"/>
        </w:rPr>
        <w:tab/>
      </w:r>
    </w:p>
    <w:p>
      <w:pPr>
        <w:pStyle w:val="Normal.0"/>
        <w:jc w:val="both"/>
        <w:rPr>
          <w:rFonts w:ascii="Helvetica Neue" w:cs="Helvetica Neue" w:hAnsi="Helvetica Neue" w:eastAsia="Helvetica Neue"/>
          <w:b w:val="1"/>
          <w:bCs w:val="1"/>
          <w:sz w:val="20"/>
          <w:szCs w:val="20"/>
        </w:rPr>
      </w:pPr>
    </w:p>
    <w:p>
      <w:pPr>
        <w:pStyle w:val="Normal.0"/>
        <w:jc w:val="both"/>
        <w:rPr>
          <w:rFonts w:ascii="Helvetica Neue" w:cs="Helvetica Neue" w:hAnsi="Helvetica Neue" w:eastAsia="Helvetica Neue"/>
          <w:b w:val="1"/>
          <w:bCs w:val="1"/>
          <w:sz w:val="20"/>
          <w:szCs w:val="20"/>
        </w:rPr>
      </w:pPr>
    </w:p>
    <w:p>
      <w:pPr>
        <w:pStyle w:val="Normal.0"/>
        <w:jc w:val="both"/>
        <w:rPr>
          <w:del w:id="206" w:date="2026-02-05T09:48:52Z" w:author="Xander Verceles"/>
          <w:rFonts w:ascii="Helvetica Neue" w:cs="Helvetica Neue" w:hAnsi="Helvetica Neue" w:eastAsia="Helvetica Neue"/>
          <w:b w:val="1"/>
          <w:bCs w:val="1"/>
          <w:sz w:val="20"/>
          <w:szCs w:val="20"/>
        </w:rPr>
      </w:pPr>
    </w:p>
    <w:p>
      <w:pPr>
        <w:pStyle w:val="Normal.0"/>
        <w:jc w:val="both"/>
        <w:rPr>
          <w:del w:id="207" w:date="2026-02-05T09:48:52Z" w:author="Xander Verceles"/>
          <w:rFonts w:ascii="Helvetica Neue" w:cs="Helvetica Neue" w:hAnsi="Helvetica Neue" w:eastAsia="Helvetica Neue"/>
          <w:b w:val="1"/>
          <w:bCs w:val="1"/>
          <w:sz w:val="20"/>
          <w:szCs w:val="20"/>
        </w:rPr>
      </w:pPr>
    </w:p>
    <w:p>
      <w:pPr>
        <w:pStyle w:val="Normal.0"/>
        <w:jc w:val="both"/>
        <w:rPr>
          <w:del w:id="208" w:date="2026-02-05T09:48:52Z" w:author="Xander Verceles"/>
          <w:rFonts w:ascii="Helvetica Neue" w:cs="Helvetica Neue" w:hAnsi="Helvetica Neue" w:eastAsia="Helvetica Neue"/>
          <w:b w:val="1"/>
          <w:bCs w:val="1"/>
          <w:sz w:val="20"/>
          <w:szCs w:val="20"/>
        </w:rPr>
      </w:pPr>
    </w:p>
    <w:p>
      <w:pPr>
        <w:pStyle w:val="Normal.0"/>
        <w:jc w:val="both"/>
        <w:rPr>
          <w:del w:id="209" w:date="2026-02-05T09:48:52Z" w:author="Xander Verceles"/>
          <w:rFonts w:ascii="Helvetica Neue" w:cs="Helvetica Neue" w:hAnsi="Helvetica Neue" w:eastAsia="Helvetica Neue"/>
        </w:rPr>
      </w:pPr>
      <w:del w:id="210" w:date="2026-02-05T09:48:52Z" w:author="Xander Verceles">
        <w:r>
          <w:rPr>
            <w:rFonts w:ascii="Helvetica Neue" w:cs="Helvetica Neue" w:hAnsi="Helvetica Neue" w:eastAsia="Helvetica Neue"/>
            <w:b w:val="1"/>
            <w:bCs w:val="1"/>
            <w:sz w:val="20"/>
            <w:szCs w:val="20"/>
            <w:rtl w:val="0"/>
          </w:rPr>
          <w:tab/>
          <w:tab/>
          <w:delText xml:space="preserve">       </w:delText>
        </w:r>
      </w:del>
    </w:p>
    <w:p>
      <w:pPr>
        <w:pStyle w:val="Normal.0"/>
        <w:rPr>
          <w:del w:id="211" w:date="2026-02-05T09:48:52Z" w:author="Xander Verceles"/>
          <w:rFonts w:ascii="Helvetica Neue" w:cs="Helvetica Neue" w:hAnsi="Helvetica Neue" w:eastAsia="Helvetica Neue"/>
          <w:b w:val="1"/>
          <w:bCs w:val="1"/>
        </w:rPr>
      </w:pPr>
      <w:del w:id="212" w:date="2026-02-05T09:48:52Z" w:author="Xander Verceles">
        <w:r>
          <w:rPr>
            <w:rFonts w:ascii="Helvetica Neue" w:cs="Helvetica Neue" w:hAnsi="Helvetica Neue" w:eastAsia="Helvetica Neue"/>
            <w:b w:val="1"/>
            <w:bCs w:val="1"/>
          </w:rPr>
          <w:tab/>
          <w:tab/>
          <w:tab/>
          <w:tab/>
          <w:tab/>
          <w:tab/>
        </w:r>
      </w:del>
    </w:p>
    <w:p>
      <w:pPr>
        <w:pStyle w:val="Normal.0"/>
        <w:rPr>
          <w:ins w:id="213" w:date="2026-02-05T09:49:01Z" w:author="Xander Verceles"/>
          <w:rFonts w:ascii="Helvetica Neue" w:cs="Helvetica Neue" w:hAnsi="Helvetica Neue" w:eastAsia="Helvetica Neue"/>
          <w:b w:val="1"/>
          <w:bCs w:val="1"/>
        </w:rPr>
      </w:pPr>
      <w:del w:id="214" w:date="2026-02-05T09:48:52Z" w:author="Xander Verceles">
        <w:r>
          <w:rPr>
            <w:rFonts w:ascii="Helvetica Neue" w:cs="Helvetica Neue" w:hAnsi="Helvetica Neue" w:eastAsia="Helvetica Neue"/>
            <w:b w:val="1"/>
            <w:bCs w:val="1"/>
          </w:rPr>
          <w:tab/>
          <w:tab/>
          <w:tab/>
        </w:r>
      </w:del>
      <w:r>
        <w:rPr>
          <w:rFonts w:ascii="Helvetica Neue" w:cs="Helvetica Neue" w:hAnsi="Helvetica Neue" w:eastAsia="Helvetica Neue"/>
          <w:b w:val="1"/>
          <w:bCs w:val="1"/>
        </w:rPr>
        <w:tab/>
        <w:tab/>
        <w:tab/>
        <w:tab/>
      </w:r>
    </w:p>
    <w:p>
      <w:pPr>
        <w:pStyle w:val="Normal.0"/>
        <w:rPr>
          <w:del w:id="215" w:date="2026-02-05T09:48:59Z" w:author="Xander Verceles"/>
          <w:rFonts w:ascii="Helvetica Neue" w:cs="Helvetica Neue" w:hAnsi="Helvetica Neue" w:eastAsia="Helvetica Neue"/>
        </w:rPr>
      </w:pPr>
    </w:p>
    <w:p>
      <w:pPr>
        <w:pStyle w:val="Normal.0"/>
        <w:tabs>
          <w:tab w:val="left" w:pos="8640"/>
        </w:tabs>
        <w:rPr>
          <w:rFonts w:ascii="Helvetica Neue" w:cs="Helvetica Neue" w:hAnsi="Helvetica Neue" w:eastAsia="Helvetica Neue"/>
        </w:rPr>
      </w:pPr>
      <w:r>
        <w:rPr>
          <w:rFonts w:ascii="Helvetica Neue" w:hAnsi="Helvetica Neue"/>
          <w:rtl w:val="0"/>
          <w:lang w:val="en-US"/>
        </w:rPr>
        <w:t xml:space="preserve">                                          </w:t>
      </w:r>
    </w:p>
    <w:p>
      <w:pPr>
        <w:pStyle w:val="Normal.0"/>
        <w:tabs>
          <w:tab w:val="left" w:pos="8640"/>
        </w:tabs>
        <w:jc w:val="center"/>
        <w:rPr>
          <w:rFonts w:ascii="Helvetica Neue" w:cs="Helvetica Neue" w:hAnsi="Helvetica Neue" w:eastAsia="Helvetica Neue"/>
        </w:rPr>
      </w:pPr>
      <w:r>
        <w:rPr>
          <w:rFonts w:ascii="Helvetica Neue" w:hAnsi="Helvetica Neue"/>
          <w:rtl w:val="0"/>
          <w:lang w:val="en-US"/>
        </w:rPr>
        <w:t>SIGNED IN THE PRESENCE OF:</w:t>
      </w:r>
    </w:p>
    <w:p>
      <w:pPr>
        <w:pStyle w:val="Normal.0"/>
        <w:tabs>
          <w:tab w:val="left" w:pos="8640"/>
        </w:tabs>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____________________                  _____________________</w:t>
      </w: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w:t>
      </w:r>
    </w:p>
    <w:p>
      <w:pPr>
        <w:pStyle w:val="Normal.0"/>
        <w:tabs>
          <w:tab w:val="left" w:pos="8640"/>
        </w:tabs>
        <w:jc w:val="center"/>
        <w:rPr>
          <w:del w:id="216" w:date="2026-02-05T09:49:06Z" w:author="Xander Verceles"/>
          <w:rFonts w:ascii="Helvetica Neue" w:cs="Helvetica Neue" w:hAnsi="Helvetica Neue" w:eastAsia="Helvetica Neue"/>
        </w:rPr>
      </w:pPr>
    </w:p>
    <w:p>
      <w:pPr>
        <w:pStyle w:val="Normal.0"/>
        <w:tabs>
          <w:tab w:val="left" w:pos="8640"/>
        </w:tabs>
        <w:jc w:val="center"/>
        <w:rPr>
          <w:del w:id="217" w:date="2026-02-05T09:49:06Z" w:author="Xander Verceles"/>
          <w:rFonts w:ascii="Helvetica Neue" w:cs="Helvetica Neue" w:hAnsi="Helvetica Neue" w:eastAsia="Helvetica Neue"/>
        </w:rPr>
      </w:pPr>
    </w:p>
    <w:p>
      <w:pPr>
        <w:pStyle w:val="Normal.0"/>
        <w:tabs>
          <w:tab w:val="left" w:pos="8640"/>
        </w:tabs>
        <w:jc w:val="center"/>
        <w:rPr>
          <w:del w:id="218" w:date="2026-02-05T09:49:06Z" w:author="Xander Verceles"/>
          <w:rFonts w:ascii="Helvetica Neue" w:cs="Helvetica Neue" w:hAnsi="Helvetica Neue" w:eastAsia="Helvetica Neue"/>
        </w:rPr>
      </w:pPr>
    </w:p>
    <w:p>
      <w:pPr>
        <w:pStyle w:val="Normal.0"/>
        <w:tabs>
          <w:tab w:val="left" w:pos="8640"/>
        </w:tabs>
        <w:jc w:val="center"/>
        <w:rPr>
          <w:del w:id="219" w:date="2026-02-05T09:49:06Z" w:author="Xander Verceles"/>
          <w:rFonts w:ascii="Helvetica Neue" w:cs="Helvetica Neue" w:hAnsi="Helvetica Neue" w:eastAsia="Helvetica Neue"/>
        </w:rPr>
      </w:pPr>
    </w:p>
    <w:p>
      <w:pPr>
        <w:pStyle w:val="Normal.0"/>
        <w:tabs>
          <w:tab w:val="left" w:pos="8640"/>
        </w:tabs>
        <w:jc w:val="center"/>
        <w:rPr>
          <w:del w:id="220" w:date="2026-02-05T09:49:06Z" w:author="Xander Verceles"/>
          <w:rFonts w:ascii="Helvetica Neue" w:cs="Helvetica Neue" w:hAnsi="Helvetica Neue" w:eastAsia="Helvetica Neue"/>
        </w:rPr>
      </w:pPr>
    </w:p>
    <w:p>
      <w:pPr>
        <w:pStyle w:val="Normal.0"/>
        <w:tabs>
          <w:tab w:val="left" w:pos="8640"/>
        </w:tabs>
        <w:jc w:val="center"/>
        <w:rPr>
          <w:del w:id="221" w:date="2026-02-05T09:49:06Z" w:author="Xander Verceles"/>
          <w:rFonts w:ascii="Helvetica Neue" w:cs="Helvetica Neue" w:hAnsi="Helvetica Neue" w:eastAsia="Helvetica Neue"/>
        </w:rPr>
      </w:pPr>
    </w:p>
    <w:p>
      <w:pPr>
        <w:pStyle w:val="Normal.0"/>
        <w:tabs>
          <w:tab w:val="left" w:pos="8640"/>
        </w:tabs>
        <w:jc w:val="center"/>
        <w:rPr>
          <w:del w:id="222" w:date="2026-02-05T09:49:06Z" w:author="Xander Verceles"/>
          <w:rFonts w:ascii="Helvetica Neue" w:cs="Helvetica Neue" w:hAnsi="Helvetica Neue" w:eastAsia="Helvetica Neue"/>
        </w:rPr>
      </w:pPr>
    </w:p>
    <w:p>
      <w:pPr>
        <w:pStyle w:val="Normal.0"/>
        <w:tabs>
          <w:tab w:val="left" w:pos="8640"/>
        </w:tabs>
        <w:jc w:val="center"/>
        <w:rPr>
          <w:del w:id="223" w:date="2026-02-05T09:49:06Z" w:author="Xander Verceles"/>
          <w:rFonts w:ascii="Helvetica Neue" w:cs="Helvetica Neue" w:hAnsi="Helvetica Neue" w:eastAsia="Helvetica Neue"/>
        </w:rPr>
      </w:pPr>
    </w:p>
    <w:p>
      <w:pPr>
        <w:pStyle w:val="Normal.0"/>
        <w:tabs>
          <w:tab w:val="left" w:pos="8640"/>
        </w:tabs>
        <w:jc w:val="center"/>
        <w:rPr>
          <w:del w:id="224" w:date="2026-02-05T09:49:06Z" w:author="Xander Verceles"/>
          <w:rFonts w:ascii="Helvetica Neue" w:cs="Helvetica Neue" w:hAnsi="Helvetica Neue" w:eastAsia="Helvetica Neue"/>
        </w:rPr>
      </w:pPr>
    </w:p>
    <w:p>
      <w:pPr>
        <w:pStyle w:val="Normal.0"/>
        <w:rPr>
          <w:rFonts w:ascii="Helvetica Neue" w:cs="Helvetica Neue" w:hAnsi="Helvetica Neue" w:eastAsia="Helvetica Neue"/>
        </w:rPr>
      </w:pPr>
    </w:p>
    <w:p>
      <w:pPr>
        <w:pStyle w:val="Normal.0"/>
        <w:tabs>
          <w:tab w:val="left" w:pos="8640"/>
        </w:tabs>
        <w:jc w:val="center"/>
        <w:rPr>
          <w:rFonts w:ascii="Helvetica Neue" w:cs="Helvetica Neue" w:hAnsi="Helvetica Neue" w:eastAsia="Helvetica Neue"/>
        </w:rPr>
      </w:pPr>
    </w:p>
    <w:p>
      <w:pPr>
        <w:pStyle w:val="Normal.0"/>
        <w:tabs>
          <w:tab w:val="left" w:pos="8640"/>
        </w:tabs>
        <w:jc w:val="center"/>
        <w:rPr>
          <w:rFonts w:ascii="Helvetica Neue" w:cs="Helvetica Neue" w:hAnsi="Helvetica Neue" w:eastAsia="Helvetica Neue"/>
        </w:rPr>
      </w:pPr>
      <w:r>
        <w:rPr>
          <w:rFonts w:ascii="Helvetica Neue" w:hAnsi="Helvetica Neue"/>
          <w:rtl w:val="0"/>
          <w:lang w:val="en-US"/>
        </w:rPr>
        <w:t>ACKNOWLEDGMENT</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REPUBLIC OF THE PHILIPPINES)</w:t>
      </w:r>
    </w:p>
    <w:p>
      <w:pPr>
        <w:pStyle w:val="Normal.0"/>
        <w:tabs>
          <w:tab w:val="left" w:pos="8640"/>
        </w:tabs>
        <w:jc w:val="both"/>
        <w:rPr>
          <w:rFonts w:ascii="Helvetica Neue" w:cs="Helvetica Neue" w:hAnsi="Helvetica Neue" w:eastAsia="Helvetica Neue"/>
        </w:rPr>
      </w:pPr>
      <w:r>
        <w:rPr>
          <w:rFonts w:ascii="Helvetica Neue" w:hAnsi="Helvetica Neue"/>
          <w:rtl w:val="0"/>
          <w:lang w:val="en-US"/>
        </w:rPr>
        <w:t>MAKATI CITY, METRO MANILA   ) S.S.</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BEFORE ME, a Notary Public for and in Makati City, this _____________________  personally came and appeared:</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w:t>
      </w:r>
    </w:p>
    <w:tbl>
      <w:tblPr>
        <w:tblW w:w="8965"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81"/>
        <w:gridCol w:w="2983"/>
        <w:gridCol w:w="3001"/>
      </w:tblGrid>
      <w:tr>
        <w:tblPrEx>
          <w:shd w:val="clear" w:color="auto" w:fill="ced7e7"/>
        </w:tblPrEx>
        <w:trPr>
          <w:trHeight w:val="563" w:hRule="atLeast"/>
        </w:trPr>
        <w:tc>
          <w:tcPr>
            <w:tcW w:type="dxa" w:w="2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pPr>
            <w:r>
              <w:rPr>
                <w:rFonts w:ascii="Arial" w:hAnsi="Arial"/>
                <w:b w:val="1"/>
                <w:bCs w:val="1"/>
                <w:sz w:val="22"/>
                <w:szCs w:val="22"/>
                <w:shd w:val="nil" w:color="auto" w:fill="auto"/>
                <w:rtl w:val="0"/>
                <w:lang w:val="en-US"/>
              </w:rPr>
              <w:t>NAME</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jc w:val="both"/>
            </w:pPr>
            <w:r>
              <w:rPr>
                <w:rFonts w:ascii="Arial" w:hAnsi="Arial"/>
                <w:b w:val="1"/>
                <w:bCs w:val="1"/>
                <w:sz w:val="22"/>
                <w:szCs w:val="22"/>
                <w:shd w:val="nil" w:color="auto" w:fill="auto"/>
                <w:rtl w:val="0"/>
                <w:lang w:val="en-US"/>
              </w:rPr>
              <w:t>IDENTITY NUMBER</w:t>
            </w: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jc w:val="both"/>
            </w:pPr>
            <w:r>
              <w:rPr>
                <w:rFonts w:ascii="Arial" w:hAnsi="Arial"/>
                <w:b w:val="1"/>
                <w:bCs w:val="1"/>
                <w:sz w:val="22"/>
                <w:szCs w:val="22"/>
                <w:shd w:val="nil" w:color="auto" w:fill="auto"/>
                <w:rtl w:val="0"/>
                <w:lang w:val="en-US"/>
              </w:rPr>
              <w:t>EXPIRY DATE/PLACE ISSUED</w:t>
            </w:r>
          </w:p>
        </w:tc>
      </w:tr>
      <w:tr>
        <w:tblPrEx>
          <w:shd w:val="clear" w:color="auto" w:fill="ced7e7"/>
        </w:tblPrEx>
        <w:trPr>
          <w:trHeight w:val="504" w:hRule="atLeast"/>
        </w:trPr>
        <w:tc>
          <w:tcPr>
            <w:tcW w:type="dxa" w:w="2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pPr>
            <w:r>
              <w:rPr>
                <w:rFonts w:ascii="Arial" w:hAnsi="Arial"/>
                <w:sz w:val="20"/>
                <w:szCs w:val="20"/>
                <w:shd w:val="nil" w:color="auto" w:fill="auto"/>
                <w:rtl w:val="0"/>
                <w:lang w:val="en-US"/>
              </w:rPr>
              <w:t>Lourdes Antonette Y. Tan</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04" w:hRule="atLeast"/>
        </w:trPr>
        <w:tc>
          <w:tcPr>
            <w:tcW w:type="dxa" w:w="2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0"/>
            </w:pPr>
            <w:r>
              <w:rPr>
                <w:rFonts w:ascii="Arial" w:hAnsi="Arial"/>
                <w:sz w:val="20"/>
                <w:szCs w:val="20"/>
                <w:shd w:val="nil" w:color="auto" w:fill="auto"/>
                <w:rtl w:val="0"/>
                <w:lang w:val="en-US"/>
              </w:rPr>
              <w:t>Christopher David T. Verceles</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04" w:hRule="atLeast"/>
        </w:trPr>
        <w:tc>
          <w:tcPr>
            <w:tcW w:type="dxa" w:w="2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widowControl w:val="0"/>
              <w:spacing w:before="0" w:line="240" w:lineRule="auto"/>
            </w:pPr>
            <w:r>
              <w:rPr>
                <w:rFonts w:ascii="Times New Roman" w:hAnsi="Times New Roman"/>
                <w:sz w:val="22"/>
                <w:szCs w:val="22"/>
                <w:shd w:val="nil" w:color="auto" w:fill="auto"/>
                <w:rtl w:val="0"/>
                <w:lang w:val="en-US"/>
              </w:rPr>
              <w:t>Dinah Imelda I. Ramos</w:t>
            </w:r>
          </w:p>
        </w:tc>
        <w:tc>
          <w:tcPr>
            <w:tcW w:type="dxa" w:w="2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tabs>
          <w:tab w:val="left" w:pos="8640"/>
        </w:tabs>
        <w:ind w:left="108" w:hanging="108"/>
        <w:rPr>
          <w:rFonts w:ascii="Helvetica Neue" w:cs="Helvetica Neue" w:hAnsi="Helvetica Neue" w:eastAsia="Helvetica Neue"/>
        </w:rPr>
      </w:pPr>
    </w:p>
    <w:p>
      <w:pPr>
        <w:pStyle w:val="Normal.0"/>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all known to me and to me known to be the same persons who executed the foregoing document, and they acknowledged to me that the same is their free and voluntary act and deed.  This document refers to a Deed of Absolute Sale over a residential condominium known as </w:t>
      </w:r>
      <w:del w:id="225" w:date="2026-02-05T09:47:43Z" w:author="Xander Verceles">
        <w:r>
          <w:rPr>
            <w:rFonts w:ascii="Helvetica Neue" w:hAnsi="Helvetica Neue"/>
            <w:rtl w:val="0"/>
            <w:lang w:val="en-US"/>
          </w:rPr>
          <w:delText>2517 Edades</w:delText>
        </w:r>
      </w:del>
      <w:ins w:id="226" w:date="2026-02-05T09:47:49Z" w:author="Xander Verceles">
        <w:r>
          <w:rPr>
            <w:rFonts w:ascii="Helvetica Neue" w:hAnsi="Helvetica Neue"/>
            <w:rtl w:val="0"/>
            <w:lang w:val="en-US"/>
          </w:rPr>
          <w:t>2518 One Rockwell East</w:t>
        </w:r>
      </w:ins>
      <w:r>
        <w:rPr>
          <w:rFonts w:ascii="Helvetica Neue" w:hAnsi="Helvetica Neue"/>
          <w:rtl w:val="0"/>
          <w:lang w:val="en-US"/>
        </w:rPr>
        <w:t xml:space="preserve">, </w:t>
      </w:r>
      <w:del w:id="227" w:date="2026-02-05T09:47:52Z" w:author="Xander Verceles">
        <w:r>
          <w:rPr>
            <w:rFonts w:ascii="Helvetica Neue" w:hAnsi="Helvetica Neue"/>
            <w:rtl w:val="0"/>
            <w:lang w:val="en-US"/>
          </w:rPr>
          <w:delText>Amorsolo</w:delText>
        </w:r>
      </w:del>
      <w:ins w:id="228" w:date="2026-02-05T09:47:53Z" w:author="Xander Verceles">
        <w:r>
          <w:rPr>
            <w:rFonts w:ascii="Helvetica Neue" w:hAnsi="Helvetica Neue"/>
            <w:rtl w:val="0"/>
            <w:lang w:val="en-US"/>
          </w:rPr>
          <w:t>Hidalgo</w:t>
        </w:r>
      </w:ins>
      <w:r>
        <w:rPr>
          <w:rFonts w:ascii="Helvetica Neue" w:hAnsi="Helvetica Neue"/>
          <w:rtl w:val="0"/>
          <w:lang w:val="en-US"/>
        </w:rPr>
        <w:t xml:space="preserve"> Drive, Rockwell Center, Makati City, and consists of </w:t>
      </w:r>
      <w:del w:id="229" w:date="2026-02-05T09:47:55Z" w:author="Xander Verceles">
        <w:r>
          <w:rPr>
            <w:rFonts w:ascii="Helvetica Neue" w:hAnsi="Helvetica Neue"/>
            <w:rtl w:val="0"/>
            <w:lang w:val="en-US"/>
          </w:rPr>
          <w:delText>five</w:delText>
        </w:r>
      </w:del>
      <w:ins w:id="230" w:date="2026-02-05T09:47:56Z" w:author="Xander Verceles">
        <w:r>
          <w:rPr>
            <w:rFonts w:ascii="Helvetica Neue" w:hAnsi="Helvetica Neue"/>
            <w:rtl w:val="0"/>
            <w:lang w:val="en-US"/>
          </w:rPr>
          <w:t>___</w:t>
        </w:r>
      </w:ins>
      <w:r>
        <w:rPr>
          <w:rFonts w:ascii="Helvetica Neue" w:hAnsi="Helvetica Neue"/>
          <w:rtl w:val="0"/>
          <w:lang w:val="en-US"/>
        </w:rPr>
        <w:t xml:space="preserve"> (</w:t>
      </w:r>
      <w:del w:id="231" w:date="2026-02-05T09:47:57Z" w:author="Xander Verceles">
        <w:r>
          <w:rPr>
            <w:rFonts w:ascii="Helvetica Neue" w:hAnsi="Helvetica Neue"/>
            <w:rtl w:val="0"/>
            <w:lang w:val="en-US"/>
          </w:rPr>
          <w:delText>5</w:delText>
        </w:r>
      </w:del>
      <w:ins w:id="232" w:date="2026-02-05T09:47:58Z" w:author="Xander Verceles">
        <w:r>
          <w:rPr>
            <w:rFonts w:ascii="Helvetica Neue" w:hAnsi="Helvetica Neue"/>
            <w:rtl w:val="0"/>
            <w:lang w:val="en-US"/>
          </w:rPr>
          <w:t>___</w:t>
        </w:r>
      </w:ins>
      <w:r>
        <w:rPr>
          <w:rFonts w:ascii="Helvetica Neue" w:hAnsi="Helvetica Neue"/>
          <w:rtl w:val="0"/>
          <w:lang w:val="en-US"/>
        </w:rPr>
        <w:t xml:space="preserve">) pages including the </w:t>
      </w:r>
      <w:del w:id="233" w:date="2026-02-05T09:48:07Z" w:author="Xander Verceles">
        <w:r>
          <w:rPr>
            <w:rFonts w:ascii="Helvetica Neue" w:hAnsi="Helvetica Neue"/>
            <w:rtl w:val="0"/>
            <w:lang w:val="en-US"/>
          </w:rPr>
          <w:delText xml:space="preserve">Annexes and this page in which this </w:delText>
        </w:r>
      </w:del>
      <w:r>
        <w:rPr>
          <w:rFonts w:ascii="Helvetica Neue" w:hAnsi="Helvetica Neue"/>
          <w:rtl w:val="0"/>
          <w:lang w:val="en-US"/>
        </w:rPr>
        <w:t>Acknowledgment is written, signed by the parties and their instrumental witnesses.</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IN WITNESS WHEREOF,  I have hereunto affixed my signature on the date and at the place first above-written.</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 xml:space="preserve">                                                                             NOTARY PUBLIC</w:t>
      </w: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p>
    <w:p>
      <w:pPr>
        <w:pStyle w:val="Normal.0"/>
        <w:tabs>
          <w:tab w:val="left" w:pos="8640"/>
        </w:tabs>
        <w:jc w:val="both"/>
        <w:rPr>
          <w:rFonts w:ascii="Helvetica Neue" w:cs="Helvetica Neue" w:hAnsi="Helvetica Neue" w:eastAsia="Helvetica Neue"/>
        </w:rPr>
      </w:pPr>
      <w:r>
        <w:rPr>
          <w:rFonts w:ascii="Helvetica Neue" w:hAnsi="Helvetica Neue"/>
          <w:rtl w:val="0"/>
          <w:lang w:val="en-US"/>
        </w:rPr>
        <w:t>Doc. No. ___;</w:t>
      </w:r>
    </w:p>
    <w:p>
      <w:pPr>
        <w:pStyle w:val="Normal.0"/>
        <w:tabs>
          <w:tab w:val="left" w:pos="8640"/>
        </w:tabs>
        <w:jc w:val="both"/>
        <w:rPr>
          <w:rFonts w:ascii="Helvetica Neue" w:cs="Helvetica Neue" w:hAnsi="Helvetica Neue" w:eastAsia="Helvetica Neue"/>
        </w:rPr>
      </w:pPr>
      <w:r>
        <w:rPr>
          <w:rFonts w:ascii="Helvetica Neue" w:hAnsi="Helvetica Neue"/>
          <w:rtl w:val="0"/>
          <w:lang w:val="en-US"/>
        </w:rPr>
        <w:t>Page No. ___;</w:t>
      </w:r>
    </w:p>
    <w:p>
      <w:pPr>
        <w:pStyle w:val="Normal.0"/>
        <w:tabs>
          <w:tab w:val="left" w:pos="8640"/>
        </w:tabs>
        <w:jc w:val="both"/>
        <w:rPr>
          <w:rFonts w:ascii="Helvetica Neue" w:cs="Helvetica Neue" w:hAnsi="Helvetica Neue" w:eastAsia="Helvetica Neue"/>
        </w:rPr>
      </w:pPr>
      <w:r>
        <w:rPr>
          <w:rFonts w:ascii="Helvetica Neue" w:hAnsi="Helvetica Neue"/>
          <w:rtl w:val="0"/>
          <w:lang w:val="en-US"/>
        </w:rPr>
        <w:t>Book No. ___;</w:t>
      </w:r>
    </w:p>
    <w:p>
      <w:pPr>
        <w:pStyle w:val="Normal.0"/>
        <w:tabs>
          <w:tab w:val="left" w:pos="8640"/>
        </w:tabs>
        <w:jc w:val="both"/>
        <w:rPr>
          <w:rFonts w:ascii="Helvetica Neue" w:cs="Helvetica Neue" w:hAnsi="Helvetica Neue" w:eastAsia="Helvetica Neue"/>
        </w:rPr>
      </w:pPr>
      <w:r>
        <w:rPr>
          <w:rFonts w:ascii="Helvetica Neue" w:hAnsi="Helvetica Neue"/>
          <w:rtl w:val="0"/>
          <w:lang w:val="en-US"/>
        </w:rPr>
        <w:t>Series of 2026.</w:t>
      </w:r>
    </w:p>
    <w:p>
      <w:pPr>
        <w:pStyle w:val="Normal.0"/>
        <w:tabs>
          <w:tab w:val="left" w:pos="8640"/>
        </w:tabs>
        <w:jc w:val="both"/>
      </w:pPr>
      <w:r>
        <w:rPr>
          <w:rFonts w:ascii="Helvetica Neue" w:cs="Helvetica Neue" w:hAnsi="Helvetica Neue" w:eastAsia="Helvetica Neue"/>
        </w:rPr>
      </w:r>
    </w:p>
    <w:sectPr>
      <w:headerReference w:type="default" r:id="rId5"/>
      <w:footerReference w:type="default" r:id="rId6"/>
      <w:pgSz w:w="12240" w:h="1872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18872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18872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936.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lock Text">
    <w:name w:val="Block Text"/>
    <w:next w:val="Block Text"/>
    <w:pPr>
      <w:keepNext w:val="0"/>
      <w:keepLines w:val="0"/>
      <w:pageBreakBefore w:val="0"/>
      <w:widowControl w:val="1"/>
      <w:shd w:val="clear" w:color="auto" w:fill="auto"/>
      <w:suppressAutoHyphens w:val="0"/>
      <w:bidi w:val="0"/>
      <w:spacing w:before="0" w:after="0" w:line="240" w:lineRule="auto"/>
      <w:ind w:left="1260" w:right="1800" w:hanging="126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